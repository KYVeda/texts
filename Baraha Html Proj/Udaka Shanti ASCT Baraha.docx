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9FDBE0" w14:textId="5D31A8A5" w:rsidR="00BE419B" w:rsidRPr="007031B9" w:rsidRDefault="00BE419B" w:rsidP="00BE419B">
      <w:pPr>
        <w:autoSpaceDE w:val="0"/>
        <w:autoSpaceDN w:val="0"/>
        <w:adjustRightInd w:val="0"/>
        <w:spacing w:after="0" w:line="240" w:lineRule="auto"/>
        <w:rPr>
          <w:b/>
          <w:bCs/>
          <w:color w:val="000000"/>
          <w:sz w:val="36"/>
          <w:szCs w:val="36"/>
          <w:lang w:bidi="hi-IN"/>
        </w:rPr>
      </w:pPr>
      <w:r w:rsidRPr="007031B9">
        <w:rPr>
          <w:b/>
          <w:bCs/>
          <w:color w:val="000000"/>
          <w:sz w:val="36"/>
          <w:szCs w:val="36"/>
          <w:lang w:bidi="hi-IN"/>
        </w:rPr>
        <w:t>Base source file dated 3</w:t>
      </w:r>
      <w:r w:rsidR="0047029D">
        <w:rPr>
          <w:b/>
          <w:bCs/>
          <w:color w:val="000000"/>
          <w:sz w:val="36"/>
          <w:szCs w:val="36"/>
          <w:lang w:bidi="hi-IN"/>
        </w:rPr>
        <w:t>1</w:t>
      </w:r>
      <w:r w:rsidRPr="007031B9">
        <w:rPr>
          <w:b/>
          <w:bCs/>
          <w:color w:val="000000"/>
          <w:sz w:val="36"/>
          <w:szCs w:val="36"/>
          <w:lang w:bidi="hi-IN"/>
        </w:rPr>
        <w:t>.</w:t>
      </w:r>
      <w:r w:rsidR="0047029D">
        <w:rPr>
          <w:b/>
          <w:bCs/>
          <w:color w:val="000000"/>
          <w:sz w:val="36"/>
          <w:szCs w:val="36"/>
          <w:lang w:bidi="hi-IN"/>
        </w:rPr>
        <w:t>07</w:t>
      </w:r>
      <w:r w:rsidRPr="007031B9">
        <w:rPr>
          <w:b/>
          <w:bCs/>
          <w:color w:val="000000"/>
          <w:sz w:val="36"/>
          <w:szCs w:val="36"/>
          <w:lang w:bidi="hi-IN"/>
        </w:rPr>
        <w:t>.20</w:t>
      </w:r>
      <w:r w:rsidR="0047029D">
        <w:rPr>
          <w:b/>
          <w:bCs/>
          <w:color w:val="000000"/>
          <w:sz w:val="36"/>
          <w:szCs w:val="36"/>
          <w:lang w:bidi="hi-IN"/>
        </w:rPr>
        <w:t>22</w:t>
      </w:r>
    </w:p>
    <w:p w14:paraId="5AC300A8" w14:textId="77777777" w:rsidR="00BE419B" w:rsidRDefault="00BE419B" w:rsidP="00BE419B">
      <w:pPr>
        <w:autoSpaceDE w:val="0"/>
        <w:autoSpaceDN w:val="0"/>
        <w:adjustRightInd w:val="0"/>
        <w:spacing w:after="0" w:line="240" w:lineRule="auto"/>
        <w:rPr>
          <w:color w:val="000000"/>
          <w:sz w:val="36"/>
          <w:szCs w:val="36"/>
          <w:lang w:bidi="hi-IN"/>
        </w:rPr>
      </w:pPr>
    </w:p>
    <w:p w14:paraId="05FD1689" w14:textId="77777777" w:rsidR="00BE419B" w:rsidRPr="002F4B23" w:rsidRDefault="00BE419B" w:rsidP="00BE419B">
      <w:pPr>
        <w:rPr>
          <w:color w:val="000000"/>
          <w:sz w:val="36"/>
          <w:szCs w:val="36"/>
          <w:lang w:bidi="hi-IN"/>
        </w:rPr>
      </w:pPr>
      <w:r w:rsidRPr="002F4B23">
        <w:rPr>
          <w:b/>
          <w:bCs/>
          <w:color w:val="000000"/>
          <w:sz w:val="36"/>
          <w:szCs w:val="36"/>
          <w:u w:val="single"/>
          <w:lang w:bidi="hi-IN"/>
        </w:rPr>
        <w:t>Notes for Users of this document:</w:t>
      </w:r>
    </w:p>
    <w:p w14:paraId="59562FA7"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Coding is more Phonetic in Baraha.</w:t>
      </w:r>
    </w:p>
    <w:p w14:paraId="5A6F081C"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 xml:space="preserve">Special care – Baraha coding uses ‘e’ and ‘o’ (in Sanskrit) for sound E and O. we have </w:t>
      </w:r>
      <w:r w:rsidRPr="0039229B">
        <w:rPr>
          <w:rFonts w:ascii="Arial" w:hAnsi="Arial" w:cs="Arial"/>
          <w:color w:val="000000"/>
          <w:sz w:val="36"/>
          <w:szCs w:val="36"/>
          <w:highlight w:val="yellow"/>
          <w:lang w:bidi="hi-IN"/>
        </w:rPr>
        <w:t>used capital letters</w:t>
      </w:r>
      <w:r>
        <w:rPr>
          <w:rFonts w:ascii="Arial" w:hAnsi="Arial" w:cs="Arial"/>
          <w:color w:val="000000"/>
          <w:sz w:val="36"/>
          <w:szCs w:val="36"/>
          <w:lang w:bidi="hi-IN"/>
        </w:rPr>
        <w:t xml:space="preserve"> as it matches with Unicode/general conventions in this document.</w:t>
      </w:r>
    </w:p>
    <w:p w14:paraId="70971055"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~g is nasal of ka varga (gna)</w:t>
      </w:r>
    </w:p>
    <w:p w14:paraId="6E5A77E0"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~j is nasal of cha varga (jya)</w:t>
      </w:r>
    </w:p>
    <w:p w14:paraId="1FB5B4E7"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H is visargam</w:t>
      </w:r>
    </w:p>
    <w:p w14:paraId="18E9C462"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 xml:space="preserve"> Vedic/Swara symbols – q anudAttam, # swaritam, </w:t>
      </w:r>
      <w:r>
        <w:rPr>
          <w:rFonts w:ascii="Arial" w:hAnsi="Arial" w:cs="Arial"/>
          <w:color w:val="000000"/>
          <w:sz w:val="36"/>
          <w:szCs w:val="36"/>
          <w:lang w:bidi="hi-IN"/>
        </w:rPr>
        <w:br/>
        <w:t>$ dheerga swaritam, &amp; avagraha,  ~M nasal symbol</w:t>
      </w:r>
    </w:p>
    <w:p w14:paraId="5B1F9B7F" w14:textId="77777777" w:rsidR="00BE419B" w:rsidRDefault="00BE419B" w:rsidP="00BE419B">
      <w:pPr>
        <w:pStyle w:val="ListParagraph"/>
        <w:numPr>
          <w:ilvl w:val="0"/>
          <w:numId w:val="1"/>
        </w:numPr>
        <w:jc w:val="both"/>
        <w:rPr>
          <w:rFonts w:ascii="Arial" w:hAnsi="Arial" w:cs="Arial"/>
          <w:color w:val="000000"/>
          <w:sz w:val="36"/>
          <w:szCs w:val="36"/>
          <w:lang w:bidi="hi-IN"/>
        </w:rPr>
      </w:pPr>
      <w:r>
        <w:rPr>
          <w:rFonts w:ascii="Arial" w:hAnsi="Arial" w:cs="Arial"/>
          <w:color w:val="000000"/>
          <w:sz w:val="36"/>
          <w:szCs w:val="36"/>
          <w:lang w:bidi="hi-IN"/>
        </w:rPr>
        <w:t xml:space="preserve"> ushmAn codes s, S, Sha (saraswati, Sankar, puShpam)</w:t>
      </w:r>
    </w:p>
    <w:p w14:paraId="669D444E" w14:textId="2CC5093C" w:rsidR="00BE419B" w:rsidRPr="0023707F" w:rsidRDefault="00BE419B" w:rsidP="00BE419B">
      <w:pPr>
        <w:pStyle w:val="ListParagraph"/>
        <w:numPr>
          <w:ilvl w:val="0"/>
          <w:numId w:val="1"/>
        </w:numPr>
        <w:jc w:val="both"/>
        <w:rPr>
          <w:rFonts w:ascii="Arial" w:hAnsi="Arial" w:cs="Arial"/>
          <w:color w:val="000000"/>
          <w:sz w:val="36"/>
          <w:szCs w:val="36"/>
          <w:lang w:bidi="hi-IN"/>
        </w:rPr>
      </w:pPr>
      <w:r w:rsidRPr="0023707F">
        <w:rPr>
          <w:rFonts w:ascii="Arial" w:hAnsi="Arial" w:cs="Arial"/>
          <w:color w:val="000000"/>
          <w:sz w:val="36"/>
          <w:szCs w:val="36"/>
          <w:lang w:bidi="hi-IN"/>
        </w:rPr>
        <w:t xml:space="preserve">Confirm corrections given for </w:t>
      </w:r>
      <w:r>
        <w:rPr>
          <w:rFonts w:ascii="Arial" w:hAnsi="Arial" w:cs="Arial"/>
          <w:color w:val="000000"/>
          <w:sz w:val="36"/>
          <w:szCs w:val="36"/>
          <w:lang w:bidi="hi-IN"/>
        </w:rPr>
        <w:t xml:space="preserve">Udaka Shanti ASCT </w:t>
      </w:r>
      <w:r w:rsidRPr="0023707F">
        <w:rPr>
          <w:rFonts w:ascii="Arial" w:hAnsi="Arial" w:cs="Arial"/>
          <w:color w:val="000000"/>
          <w:sz w:val="36"/>
          <w:szCs w:val="36"/>
          <w:lang w:bidi="hi-IN"/>
        </w:rPr>
        <w:t>Books</w:t>
      </w:r>
      <w:r>
        <w:rPr>
          <w:rFonts w:ascii="Arial" w:hAnsi="Arial" w:cs="Arial"/>
          <w:color w:val="000000"/>
          <w:sz w:val="36"/>
          <w:szCs w:val="36"/>
          <w:lang w:bidi="hi-IN"/>
        </w:rPr>
        <w:t xml:space="preserve"> upto 3</w:t>
      </w:r>
      <w:r w:rsidR="000C00ED">
        <w:rPr>
          <w:rFonts w:ascii="Arial" w:hAnsi="Arial" w:cs="Arial"/>
          <w:color w:val="000000"/>
          <w:sz w:val="36"/>
          <w:szCs w:val="36"/>
          <w:lang w:bidi="hi-IN"/>
        </w:rPr>
        <w:t>1st</w:t>
      </w:r>
      <w:r>
        <w:rPr>
          <w:rFonts w:ascii="Arial" w:hAnsi="Arial" w:cs="Arial"/>
          <w:color w:val="000000"/>
          <w:sz w:val="36"/>
          <w:szCs w:val="36"/>
          <w:lang w:bidi="hi-IN"/>
        </w:rPr>
        <w:t xml:space="preserve"> </w:t>
      </w:r>
      <w:r w:rsidR="000C00ED">
        <w:rPr>
          <w:rFonts w:ascii="Arial" w:hAnsi="Arial" w:cs="Arial"/>
          <w:color w:val="000000"/>
          <w:sz w:val="36"/>
          <w:szCs w:val="36"/>
          <w:lang w:bidi="hi-IN"/>
        </w:rPr>
        <w:t>July</w:t>
      </w:r>
      <w:r>
        <w:rPr>
          <w:rFonts w:ascii="Arial" w:hAnsi="Arial" w:cs="Arial"/>
          <w:color w:val="000000"/>
          <w:sz w:val="36"/>
          <w:szCs w:val="36"/>
          <w:lang w:bidi="hi-IN"/>
        </w:rPr>
        <w:t xml:space="preserve"> 20</w:t>
      </w:r>
      <w:r w:rsidR="000C00ED">
        <w:rPr>
          <w:rFonts w:ascii="Arial" w:hAnsi="Arial" w:cs="Arial"/>
          <w:color w:val="000000"/>
          <w:sz w:val="36"/>
          <w:szCs w:val="36"/>
          <w:lang w:bidi="hi-IN"/>
        </w:rPr>
        <w:t>22</w:t>
      </w:r>
      <w:r w:rsidRPr="0023707F">
        <w:rPr>
          <w:rFonts w:ascii="Arial" w:hAnsi="Arial" w:cs="Arial"/>
          <w:color w:val="000000"/>
          <w:sz w:val="36"/>
          <w:szCs w:val="36"/>
          <w:lang w:bidi="hi-IN"/>
        </w:rPr>
        <w:t xml:space="preserve"> are incorporated</w:t>
      </w:r>
    </w:p>
    <w:p w14:paraId="3A525720" w14:textId="2D4E3E55" w:rsidR="00BE419B" w:rsidRDefault="00BE419B" w:rsidP="00BE419B">
      <w:pPr>
        <w:autoSpaceDE w:val="0"/>
        <w:autoSpaceDN w:val="0"/>
        <w:adjustRightInd w:val="0"/>
        <w:spacing w:after="0" w:line="240" w:lineRule="auto"/>
        <w:rPr>
          <w:color w:val="000000"/>
          <w:sz w:val="36"/>
          <w:szCs w:val="36"/>
          <w:lang w:bidi="hi-IN"/>
        </w:rPr>
      </w:pPr>
      <w:r w:rsidRPr="0023707F">
        <w:rPr>
          <w:color w:val="000000"/>
          <w:sz w:val="36"/>
          <w:szCs w:val="36"/>
          <w:lang w:bidi="hi-IN"/>
        </w:rPr>
        <w:t xml:space="preserve">Kindly notify any major errors or inadvertent deletions to </w:t>
      </w:r>
      <w:r w:rsidRPr="0023707F">
        <w:rPr>
          <w:color w:val="000000"/>
          <w:sz w:val="36"/>
          <w:szCs w:val="36"/>
          <w:lang w:bidi="hi-IN"/>
        </w:rPr>
        <w:br/>
        <w:t xml:space="preserve">mail id- </w:t>
      </w:r>
      <w:r w:rsidRPr="0023707F">
        <w:rPr>
          <w:b/>
          <w:bCs/>
          <w:color w:val="000000"/>
          <w:sz w:val="36"/>
          <w:szCs w:val="36"/>
          <w:lang w:bidi="hi-IN"/>
        </w:rPr>
        <w:t>vedavms@gmail.com</w:t>
      </w:r>
      <w:r w:rsidR="0054044A">
        <w:rPr>
          <w:b/>
          <w:bCs/>
          <w:color w:val="000000"/>
          <w:sz w:val="36"/>
          <w:szCs w:val="36"/>
          <w:lang w:bidi="hi-IN"/>
        </w:rPr>
        <w:t>.</w:t>
      </w:r>
      <w:r w:rsidRPr="0023707F">
        <w:rPr>
          <w:color w:val="000000"/>
          <w:sz w:val="36"/>
          <w:szCs w:val="36"/>
          <w:lang w:bidi="hi-IN"/>
        </w:rPr>
        <w:br/>
      </w:r>
    </w:p>
    <w:p w14:paraId="03E54AF5" w14:textId="77777777" w:rsidR="00BE419B" w:rsidRDefault="00BE419B">
      <w:pPr>
        <w:rPr>
          <w:color w:val="000000"/>
          <w:sz w:val="36"/>
          <w:szCs w:val="36"/>
          <w:lang w:bidi="hi-IN"/>
        </w:rPr>
      </w:pPr>
      <w:r>
        <w:rPr>
          <w:color w:val="000000"/>
          <w:sz w:val="36"/>
          <w:szCs w:val="36"/>
          <w:lang w:bidi="hi-IN"/>
        </w:rPr>
        <w:br w:type="page"/>
      </w:r>
    </w:p>
    <w:p w14:paraId="0E7954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1</w:t>
      </w:r>
      <w:r>
        <w:rPr>
          <w:color w:val="000000"/>
          <w:sz w:val="36"/>
          <w:szCs w:val="36"/>
          <w:lang w:bidi="hi-IN"/>
        </w:rPr>
        <w:tab/>
        <w:t>udaka SAnti</w:t>
      </w:r>
    </w:p>
    <w:p w14:paraId="5FB6EE0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w:t>
      </w:r>
      <w:r>
        <w:rPr>
          <w:color w:val="000000"/>
          <w:sz w:val="36"/>
          <w:szCs w:val="36"/>
          <w:lang w:bidi="hi-IN"/>
        </w:rPr>
        <w:tab/>
        <w:t xml:space="preserve">vEdAraMBE sarvasAdhAraNyEna japyAH mantrAH </w:t>
      </w:r>
    </w:p>
    <w:p w14:paraId="07D5525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OM BUH tathsa#viqqtur-varE$NyaM | </w:t>
      </w:r>
      <w:r w:rsidR="007031B9">
        <w:rPr>
          <w:color w:val="000000"/>
          <w:sz w:val="36"/>
          <w:szCs w:val="36"/>
          <w:lang w:bidi="hi-IN"/>
        </w:rPr>
        <w:br/>
      </w:r>
      <w:r>
        <w:rPr>
          <w:color w:val="000000"/>
          <w:sz w:val="36"/>
          <w:szCs w:val="36"/>
          <w:lang w:bidi="hi-IN"/>
        </w:rPr>
        <w:t xml:space="preserve">OM Buva#H BargO# dEqqvasya# dhImahi | </w:t>
      </w:r>
    </w:p>
    <w:p w14:paraId="1DC398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O(gm) suva#H dhiyOqq yOna#H pracOqdayA$t | </w:t>
      </w:r>
    </w:p>
    <w:p w14:paraId="73BE9E12" w14:textId="77777777" w:rsidR="00BE419B" w:rsidRDefault="00BE419B" w:rsidP="00BE419B">
      <w:pPr>
        <w:autoSpaceDE w:val="0"/>
        <w:autoSpaceDN w:val="0"/>
        <w:adjustRightInd w:val="0"/>
        <w:spacing w:after="0" w:line="240" w:lineRule="auto"/>
        <w:rPr>
          <w:color w:val="000000"/>
          <w:sz w:val="36"/>
          <w:szCs w:val="36"/>
          <w:lang w:bidi="hi-IN"/>
        </w:rPr>
      </w:pPr>
    </w:p>
    <w:p w14:paraId="72C3197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OM BUH tathsa#viqtur-varE$NyaM | BargO# dEqvasya# dhImahi | OM BuvaH dhiyOq yOna#H pracOqdayA$t |</w:t>
      </w:r>
    </w:p>
    <w:p w14:paraId="41B5C17A" w14:textId="77777777" w:rsidR="00BE419B" w:rsidRDefault="00BE419B" w:rsidP="00BE419B">
      <w:pPr>
        <w:autoSpaceDE w:val="0"/>
        <w:autoSpaceDN w:val="0"/>
        <w:adjustRightInd w:val="0"/>
        <w:spacing w:after="0" w:line="240" w:lineRule="auto"/>
        <w:rPr>
          <w:color w:val="000000"/>
          <w:sz w:val="36"/>
          <w:szCs w:val="36"/>
          <w:lang w:bidi="hi-IN"/>
        </w:rPr>
      </w:pPr>
    </w:p>
    <w:p w14:paraId="74CC42E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O(gm) suva#H tathsa#viqtur-varE$NyaqM BargO# dEqvasya# dhImahi | dhiyOq yOna#H pracOqdayA$t | </w:t>
      </w:r>
    </w:p>
    <w:p w14:paraId="5B2F93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OM SAntiqH SAntiqH SAnti#H | </w:t>
      </w:r>
    </w:p>
    <w:p w14:paraId="4B2B1799" w14:textId="77777777" w:rsidR="00BE419B" w:rsidRDefault="00BE419B" w:rsidP="00BE419B">
      <w:pPr>
        <w:autoSpaceDE w:val="0"/>
        <w:autoSpaceDN w:val="0"/>
        <w:adjustRightInd w:val="0"/>
        <w:spacing w:after="0" w:line="240" w:lineRule="auto"/>
        <w:rPr>
          <w:color w:val="000000"/>
          <w:sz w:val="36"/>
          <w:szCs w:val="36"/>
          <w:lang w:bidi="hi-IN"/>
        </w:rPr>
      </w:pPr>
    </w:p>
    <w:p w14:paraId="4F35298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w:t>
      </w:r>
      <w:r>
        <w:rPr>
          <w:color w:val="000000"/>
          <w:sz w:val="36"/>
          <w:szCs w:val="36"/>
          <w:lang w:bidi="hi-IN"/>
        </w:rPr>
        <w:tab/>
        <w:t>vEdAdhayA</w:t>
      </w:r>
    </w:p>
    <w:p w14:paraId="45876E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aqgnimI$LE puqrOhi#taM-yaqj~jasya# </w:t>
      </w:r>
    </w:p>
    <w:p w14:paraId="77AB9B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dEqvamRuqtvija$M | hOtA$raM ratnaq dhAta#maM | </w:t>
      </w:r>
    </w:p>
    <w:p w14:paraId="0D710AFA" w14:textId="77777777" w:rsidR="00BE419B" w:rsidRDefault="00BE419B" w:rsidP="00BE419B">
      <w:pPr>
        <w:autoSpaceDE w:val="0"/>
        <w:autoSpaceDN w:val="0"/>
        <w:adjustRightInd w:val="0"/>
        <w:spacing w:after="0" w:line="240" w:lineRule="auto"/>
        <w:rPr>
          <w:color w:val="000000"/>
          <w:sz w:val="36"/>
          <w:szCs w:val="36"/>
          <w:lang w:bidi="hi-IN"/>
        </w:rPr>
      </w:pPr>
    </w:p>
    <w:p w14:paraId="44BEC90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iqShE tvOqrjEtvA# vAqyava#sthO pAqyava#stha dEqvO va#saviqtA prArpa#yatuq SrEShTha#tamAyaq karma#Naq ApyA#yaddhvamaGniyA dEvaBAqga mUrja#svatIqH paya#svatIH praqjAva#tIranamIqvA a#yaqkShmA mA va# stEqna I#Sataq mA&amp;GaSa(gm)#sO ruqdrasya# hEqtiH pari# vO vRuNaktu dhruqvA aqsmin gOpa#tau syAta baqhvIr yaja#mAnasya paqSUn pA#hi || 1 </w:t>
      </w:r>
    </w:p>
    <w:p w14:paraId="6631D6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w:t>
      </w:r>
      <w:proofErr w:type="gramStart"/>
      <w:r>
        <w:rPr>
          <w:color w:val="000000"/>
          <w:sz w:val="36"/>
          <w:szCs w:val="36"/>
          <w:lang w:bidi="hi-IN"/>
        </w:rPr>
        <w:t>iqShE</w:t>
      </w:r>
      <w:proofErr w:type="gramEnd"/>
      <w:r>
        <w:rPr>
          <w:color w:val="000000"/>
          <w:sz w:val="36"/>
          <w:szCs w:val="36"/>
          <w:lang w:bidi="hi-IN"/>
        </w:rPr>
        <w:t xml:space="preserve"> - trica#tvAri(gm)Sat ) </w:t>
      </w:r>
    </w:p>
    <w:p w14:paraId="2110DD5C" w14:textId="77777777" w:rsidR="00BE419B" w:rsidRDefault="00BE419B" w:rsidP="00BE419B">
      <w:pPr>
        <w:autoSpaceDE w:val="0"/>
        <w:autoSpaceDN w:val="0"/>
        <w:adjustRightInd w:val="0"/>
        <w:spacing w:after="0" w:line="240" w:lineRule="auto"/>
        <w:rPr>
          <w:color w:val="000000"/>
          <w:sz w:val="36"/>
          <w:szCs w:val="36"/>
          <w:lang w:bidi="hi-IN"/>
        </w:rPr>
      </w:pPr>
    </w:p>
    <w:p w14:paraId="1F08D02A"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agnaq</w:t>
      </w:r>
      <w:proofErr w:type="gramEnd"/>
      <w:r>
        <w:rPr>
          <w:color w:val="000000"/>
          <w:sz w:val="36"/>
          <w:szCs w:val="36"/>
          <w:lang w:bidi="hi-IN"/>
        </w:rPr>
        <w:t xml:space="preserve"> AyA#hi vIqtayE# gRuNAqnO haqvyadA#tayE | nihOtA# sathsi baqrq.hiShi# |</w:t>
      </w:r>
    </w:p>
    <w:p w14:paraId="3026A883" w14:textId="77777777" w:rsidR="00BE419B" w:rsidRDefault="00BE419B" w:rsidP="00BE419B">
      <w:pPr>
        <w:autoSpaceDE w:val="0"/>
        <w:autoSpaceDN w:val="0"/>
        <w:adjustRightInd w:val="0"/>
        <w:spacing w:after="0" w:line="240" w:lineRule="auto"/>
        <w:rPr>
          <w:color w:val="000000"/>
          <w:sz w:val="36"/>
          <w:szCs w:val="36"/>
          <w:lang w:bidi="hi-IN"/>
        </w:rPr>
      </w:pPr>
    </w:p>
    <w:p w14:paraId="561B677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SannO# dEqvIraqBiShTa#yaq ApO# Bavantu pIqtayE$ | SaM ~MyOraqBisra#vantu naH || 1 (1)</w:t>
      </w:r>
    </w:p>
    <w:p w14:paraId="745DB4D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1.3</w:t>
      </w:r>
      <w:r>
        <w:rPr>
          <w:color w:val="000000"/>
          <w:sz w:val="36"/>
          <w:szCs w:val="36"/>
          <w:lang w:bidi="hi-IN"/>
        </w:rPr>
        <w:tab/>
        <w:t>rakShOGnaM</w:t>
      </w:r>
    </w:p>
    <w:p w14:paraId="49F0AB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1.2.14.1 to TS 1.2.14.7 for Para 1 to 8</w:t>
      </w:r>
    </w:p>
    <w:p w14:paraId="30DDE1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kRuqNuqShva pAjaqH prasi#tiqnna pRuqthvIM ~MyAqhi rAjEq vAma#vAq(gm)q iBE#na | trRuqShvI manuq prasi#tiM drUNAqnO&amp;stA#&amp;siq vidhya# raqkSha saqstapi#ShThaiH | tava# BraqmAsa# ASuqyA pa#taqM tyanu#spRuSa-dhRuShaqtA SOSu#cAnaH | </w:t>
      </w:r>
    </w:p>
    <w:p w14:paraId="4B1210D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tapU(gg)#ShyagnE juqhvA# pataqM-gAnasa#nditOq visRu#jaq viShva# guqlkAH | pratiqspaSOq visRu#jaq-tUrNi#tamOq BavA# pAqyurviqSO aqsyA ada#bdhaH || 2</w:t>
      </w:r>
    </w:p>
    <w:p w14:paraId="0F1DEDBE" w14:textId="77777777" w:rsidR="00BE419B" w:rsidRDefault="00BE419B" w:rsidP="00BE419B">
      <w:pPr>
        <w:autoSpaceDE w:val="0"/>
        <w:autoSpaceDN w:val="0"/>
        <w:adjustRightInd w:val="0"/>
        <w:spacing w:after="0" w:line="240" w:lineRule="auto"/>
        <w:rPr>
          <w:color w:val="000000"/>
          <w:sz w:val="36"/>
          <w:szCs w:val="36"/>
          <w:lang w:bidi="hi-IN"/>
        </w:rPr>
      </w:pPr>
    </w:p>
    <w:p w14:paraId="0A364461"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yOnO</w:t>
      </w:r>
      <w:proofErr w:type="gramEnd"/>
      <w:r>
        <w:rPr>
          <w:color w:val="000000"/>
          <w:sz w:val="36"/>
          <w:szCs w:val="36"/>
          <w:lang w:bidi="hi-IN"/>
        </w:rPr>
        <w:t xml:space="preserve"># dUqrE aqGaSa(gm)#sOqyO antyagnEq mAki#ShTEq vyathiqrA da#dhar.ShIt | </w:t>
      </w:r>
    </w:p>
    <w:p w14:paraId="5EE9F31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uda#gnE tiShThaq pratyA ta#nuShvaqnya#mitrA(gm)# OShatA-ttigmahEtE | yO nOq arA#ti(gm) samidhAna caqkrE nIqcA taMdha#kShyataq sanna SuShka$M | </w:t>
      </w:r>
    </w:p>
    <w:p w14:paraId="50206A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UqrdhvO Ba#vaq prati# viqdhyA-dhyaqsmadAq viShkRu#NuShvaq daivyA$nyagnE | ava#sthiqrA ta#nuhi yAtuq jUnA$M jAqmimajA#miqM pramRu#NIhiq SatrUn# || 3</w:t>
      </w:r>
    </w:p>
    <w:p w14:paraId="068FE410" w14:textId="77777777" w:rsidR="00BE419B" w:rsidRDefault="00BE419B" w:rsidP="00BE419B">
      <w:pPr>
        <w:autoSpaceDE w:val="0"/>
        <w:autoSpaceDN w:val="0"/>
        <w:adjustRightInd w:val="0"/>
        <w:spacing w:after="0" w:line="240" w:lineRule="auto"/>
        <w:rPr>
          <w:color w:val="000000"/>
          <w:sz w:val="36"/>
          <w:szCs w:val="36"/>
          <w:lang w:bidi="hi-IN"/>
        </w:rPr>
      </w:pPr>
    </w:p>
    <w:p w14:paraId="592CEDA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satE# jAnAti sumaqtiM ~Mya# viShThaqya Iva#tEq brahma#NE gAqtumaira#t | viSvA$nyasmai suqdinA#ni rAqyO dyuqmnAnyaqryO vidurO# aqBidyau$t | </w:t>
      </w:r>
    </w:p>
    <w:p w14:paraId="2BA660E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sEda#gnE astu suqBaga# ssuqdAnuqr yastvAq nityE#na haqviShAq ya uqkthaiH | piprI#Shatiq sva Ayu#Shi durOqNE viSvEda#smai suqdinAq-sA&amp;sa#diqShTiH | </w:t>
      </w:r>
    </w:p>
    <w:p w14:paraId="28E08F6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arcA#mitE sumaqtiM GOShyaqrvAK-santE# vAq vAtA# jaratA miqyaMgIH || 4</w:t>
      </w:r>
    </w:p>
    <w:p w14:paraId="49EB3F0F" w14:textId="77777777" w:rsidR="00BE419B" w:rsidRDefault="00BE419B" w:rsidP="00BE419B">
      <w:pPr>
        <w:autoSpaceDE w:val="0"/>
        <w:autoSpaceDN w:val="0"/>
        <w:adjustRightInd w:val="0"/>
        <w:spacing w:after="0" w:line="240" w:lineRule="auto"/>
        <w:rPr>
          <w:color w:val="000000"/>
          <w:sz w:val="36"/>
          <w:szCs w:val="36"/>
          <w:lang w:bidi="hi-IN"/>
        </w:rPr>
      </w:pPr>
    </w:p>
    <w:p w14:paraId="60DF02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svaSvA$stvA suqrathA# marjayE-mAqsmE kShaqtrANi# dhArayEqra-nuqdyUn | iqha tvAq BUryA ca#rEqdupaqtman dOShA#vastar dIdiqvA(gm) saqmanuqdyUn |</w:t>
      </w:r>
      <w:r w:rsidR="007B6D2D">
        <w:rPr>
          <w:color w:val="000000"/>
          <w:sz w:val="36"/>
          <w:szCs w:val="36"/>
          <w:lang w:bidi="hi-IN"/>
        </w:rPr>
        <w:t xml:space="preserve"> </w:t>
      </w:r>
      <w:r>
        <w:rPr>
          <w:color w:val="000000"/>
          <w:sz w:val="36"/>
          <w:szCs w:val="36"/>
          <w:lang w:bidi="hi-IN"/>
        </w:rPr>
        <w:t xml:space="preserve">krIDa#ntastvA suqmana#sa ssapEmAqBi dyuqmnA ta#sthiqvA(gm)sOq janA#nAM | </w:t>
      </w:r>
    </w:p>
    <w:p w14:paraId="6681490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yastvAq svaSva#ssuhiraqNyO a#gna upaqyAtiq vasu#matAq rathE#na | tasya# trAqtA Ba#vasiq tasyaq saKAq yasta# Atiqthya mA#nuqShag jujO#Shat || 5</w:t>
      </w:r>
    </w:p>
    <w:p w14:paraId="08DC1540" w14:textId="77777777" w:rsidR="00BE419B" w:rsidRDefault="00BE419B" w:rsidP="00BE419B">
      <w:pPr>
        <w:autoSpaceDE w:val="0"/>
        <w:autoSpaceDN w:val="0"/>
        <w:adjustRightInd w:val="0"/>
        <w:spacing w:after="0" w:line="240" w:lineRule="auto"/>
        <w:rPr>
          <w:color w:val="000000"/>
          <w:sz w:val="36"/>
          <w:szCs w:val="36"/>
          <w:lang w:bidi="hi-IN"/>
        </w:rPr>
      </w:pPr>
    </w:p>
    <w:p w14:paraId="7E27DB1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maqhOru#jAmi baqndhutAq vacO# BiqstanmA# piqturgOta#mAqda nvi#yAya | tvannO# aqsya vaca#sa-Scikiddhiq hOta#ryaviShTha sukratOq damU#nAH | </w:t>
      </w:r>
    </w:p>
    <w:p w14:paraId="5A0CECF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asva#pna jastaqraNa#ya ssuqSEvAq ata#ndrAsO</w:t>
      </w:r>
      <w:r w:rsidR="007B6D2D">
        <w:rPr>
          <w:color w:val="000000"/>
          <w:sz w:val="36"/>
          <w:szCs w:val="36"/>
          <w:lang w:bidi="hi-IN"/>
        </w:rPr>
        <w:t xml:space="preserve"> </w:t>
      </w:r>
      <w:r>
        <w:rPr>
          <w:color w:val="000000"/>
          <w:sz w:val="36"/>
          <w:szCs w:val="36"/>
          <w:lang w:bidi="hi-IN"/>
        </w:rPr>
        <w:t xml:space="preserve">&amp;vRuqkA aSra#miShThAH | tE pAqyava#H saqdhriya#~jcO niqShadyAgnEq tava# naH pAntvamUra | </w:t>
      </w:r>
    </w:p>
    <w:p w14:paraId="3CEB203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yE pAqyavO# mAmatEqyaM tE# agnEq paSya#ntO aqndhaM du#riqtAda ra#kShann |</w:t>
      </w:r>
      <w:r w:rsidR="007B6D2D">
        <w:rPr>
          <w:color w:val="000000"/>
          <w:sz w:val="36"/>
          <w:szCs w:val="36"/>
          <w:lang w:bidi="hi-IN"/>
        </w:rPr>
        <w:t xml:space="preserve"> </w:t>
      </w:r>
      <w:r>
        <w:rPr>
          <w:color w:val="000000"/>
          <w:sz w:val="36"/>
          <w:szCs w:val="36"/>
          <w:lang w:bidi="hi-IN"/>
        </w:rPr>
        <w:t>raqrakShaq tAnth suqkRutO# viqSvavE#dAq diPsa#ntaq idriqpavOq nAha# dEBuH || 6</w:t>
      </w:r>
    </w:p>
    <w:p w14:paraId="233E9939" w14:textId="77777777" w:rsidR="00BE419B" w:rsidRDefault="00BE419B" w:rsidP="00BE419B">
      <w:pPr>
        <w:autoSpaceDE w:val="0"/>
        <w:autoSpaceDN w:val="0"/>
        <w:adjustRightInd w:val="0"/>
        <w:spacing w:after="0" w:line="240" w:lineRule="auto"/>
        <w:rPr>
          <w:color w:val="000000"/>
          <w:sz w:val="36"/>
          <w:szCs w:val="36"/>
          <w:lang w:bidi="hi-IN"/>
        </w:rPr>
      </w:pPr>
    </w:p>
    <w:p w14:paraId="3388D3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tvayA# vaqya(gm) sa#dhaqnya#-stvOtAq stavaq praNI$tya SyAmaq vAjAn# | uqBASa(gm) sA# sUdaya satyatA tE&amp;nuShThuqyA kRu#Nuhya-hrayANa |</w:t>
      </w:r>
    </w:p>
    <w:p w14:paraId="232BC2F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aqyA</w:t>
      </w:r>
      <w:proofErr w:type="gramEnd"/>
      <w:r>
        <w:rPr>
          <w:color w:val="000000"/>
          <w:sz w:val="36"/>
          <w:szCs w:val="36"/>
          <w:lang w:bidi="hi-IN"/>
        </w:rPr>
        <w:t xml:space="preserve"> tE# agnE saqmidhA# vidhEmaq pratiqstOma(gm)# SaqsyamA#naM gRuBAya | dahAqSasO# raqkShasa#H pAqhya#smAn druqhO niqdO mi#tramahO avaqdyAt | </w:t>
      </w:r>
    </w:p>
    <w:p w14:paraId="60E38B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raqkShOqhaNa#M ~MvAqjinaqmAji# Garmi miqtraM prathi#ShThaq mupa#yAmiq Sarma# | </w:t>
      </w:r>
    </w:p>
    <w:p w14:paraId="145CF4B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SiSA#nO aqgniH kratu#Biq ssami#ddhaq-ssanOq divAq sa riqShaH pA#tuq nakta$M || 7</w:t>
      </w:r>
    </w:p>
    <w:p w14:paraId="4D25AD48" w14:textId="77777777" w:rsidR="00BE419B" w:rsidRDefault="00BE419B" w:rsidP="00BE419B">
      <w:pPr>
        <w:autoSpaceDE w:val="0"/>
        <w:autoSpaceDN w:val="0"/>
        <w:adjustRightInd w:val="0"/>
        <w:spacing w:after="0" w:line="240" w:lineRule="auto"/>
        <w:rPr>
          <w:color w:val="000000"/>
          <w:sz w:val="36"/>
          <w:szCs w:val="36"/>
          <w:lang w:bidi="hi-IN"/>
        </w:rPr>
      </w:pPr>
    </w:p>
    <w:p w14:paraId="39758C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vijyOti#ShA bRuhaqtA BA$tyaqgni rAqvir-viSvA#ni kRuNutE mahiqtvA |</w:t>
      </w:r>
      <w:r w:rsidR="007B6D2D">
        <w:rPr>
          <w:color w:val="000000"/>
          <w:sz w:val="36"/>
          <w:szCs w:val="36"/>
          <w:lang w:bidi="hi-IN"/>
        </w:rPr>
        <w:t xml:space="preserve"> </w:t>
      </w:r>
      <w:r>
        <w:rPr>
          <w:color w:val="000000"/>
          <w:sz w:val="36"/>
          <w:szCs w:val="36"/>
          <w:lang w:bidi="hi-IN"/>
        </w:rPr>
        <w:t>prAdE#vIrmAqyA ssa#hatE duqrEvAq SSiSI#tEq SRuMgEq rakSha#sE viqnikShE$ |</w:t>
      </w:r>
    </w:p>
    <w:p w14:paraId="6DAD58C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uqtasvAqnAsO# diqviSha#ntvaqgnE stiqgmAyu#dhAq rakSha#sEq hantaq vA u# || 8 (2)</w:t>
      </w:r>
    </w:p>
    <w:p w14:paraId="2E330E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w:t>
      </w:r>
      <w:r>
        <w:rPr>
          <w:color w:val="000000"/>
          <w:sz w:val="36"/>
          <w:szCs w:val="36"/>
          <w:lang w:bidi="hi-IN"/>
        </w:rPr>
        <w:tab/>
        <w:t>indra sUktaM</w:t>
      </w:r>
    </w:p>
    <w:p w14:paraId="77CB9FE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1.6.12.1 to TS 1.6.12.6, for para 9 to 14</w:t>
      </w:r>
    </w:p>
    <w:p w14:paraId="59C2E538" w14:textId="77777777" w:rsidR="00BE419B" w:rsidRDefault="00BE419B" w:rsidP="00BE419B">
      <w:pPr>
        <w:autoSpaceDE w:val="0"/>
        <w:autoSpaceDN w:val="0"/>
        <w:adjustRightInd w:val="0"/>
        <w:spacing w:after="0" w:line="240" w:lineRule="auto"/>
        <w:rPr>
          <w:color w:val="000000"/>
          <w:sz w:val="36"/>
          <w:szCs w:val="36"/>
          <w:lang w:bidi="hi-IN"/>
        </w:rPr>
      </w:pPr>
    </w:p>
    <w:p w14:paraId="24E0701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indra#M ~MvO viqSvataqspariq havA#mahEq janE$ByaH | aqsmAka#mastuq kEva#laH | indraqM narO# nEqmadhi#tA havantEq yatpAryA# yuqnaja#tEq dhiyaqstAH |</w:t>
      </w:r>
      <w:r w:rsidR="007B6D2D">
        <w:rPr>
          <w:color w:val="000000"/>
          <w:sz w:val="36"/>
          <w:szCs w:val="36"/>
          <w:lang w:bidi="hi-IN"/>
        </w:rPr>
        <w:t xml:space="preserve"> </w:t>
      </w:r>
      <w:r>
        <w:rPr>
          <w:color w:val="000000"/>
          <w:sz w:val="36"/>
          <w:szCs w:val="36"/>
          <w:lang w:bidi="hi-IN"/>
        </w:rPr>
        <w:t>SUrOq nRuShA#tAq Sava#saScakAq na A gOma#ti vraqjE Ba#jAq tvanna#H |</w:t>
      </w:r>
      <w:r w:rsidR="007B6D2D">
        <w:rPr>
          <w:color w:val="000000"/>
          <w:sz w:val="36"/>
          <w:szCs w:val="36"/>
          <w:lang w:bidi="hi-IN"/>
        </w:rPr>
        <w:t xml:space="preserve"> </w:t>
      </w:r>
      <w:r>
        <w:rPr>
          <w:color w:val="000000"/>
          <w:sz w:val="36"/>
          <w:szCs w:val="36"/>
          <w:lang w:bidi="hi-IN"/>
        </w:rPr>
        <w:t>iqndriqyANi# SatakratOq yA tEq janE#Shu paq~jcasu# | indraq tAni# taq A vRu#NE |</w:t>
      </w:r>
      <w:r w:rsidR="007B6D2D">
        <w:rPr>
          <w:color w:val="000000"/>
          <w:sz w:val="36"/>
          <w:szCs w:val="36"/>
          <w:lang w:bidi="hi-IN"/>
        </w:rPr>
        <w:t xml:space="preserve"> </w:t>
      </w:r>
      <w:r>
        <w:rPr>
          <w:color w:val="000000"/>
          <w:sz w:val="36"/>
          <w:szCs w:val="36"/>
          <w:lang w:bidi="hi-IN"/>
        </w:rPr>
        <w:t>anu#tE dAyi maqha i#ndriqyAya# saqtrAtEq viSvaqmanu# vRutraqhatyE$ || 9</w:t>
      </w:r>
    </w:p>
    <w:p w14:paraId="5138AE32" w14:textId="77777777" w:rsidR="00BE419B" w:rsidRDefault="00BE419B" w:rsidP="00BE419B">
      <w:pPr>
        <w:autoSpaceDE w:val="0"/>
        <w:autoSpaceDN w:val="0"/>
        <w:adjustRightInd w:val="0"/>
        <w:spacing w:after="0" w:line="240" w:lineRule="auto"/>
        <w:rPr>
          <w:color w:val="000000"/>
          <w:sz w:val="36"/>
          <w:szCs w:val="36"/>
          <w:lang w:bidi="hi-IN"/>
        </w:rPr>
      </w:pPr>
    </w:p>
    <w:p w14:paraId="067F827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anu# kShaqtramanuq sahO# yajaqtrEndra# dEqvEBiqranu# tE nRuqShahyE$ |</w:t>
      </w:r>
    </w:p>
    <w:p w14:paraId="64BCE1F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Ayasmi$nth saqptavA#saqvA stiShTha#nti svAqruhO# yathA |</w:t>
      </w:r>
      <w:r w:rsidR="007B6D2D">
        <w:rPr>
          <w:color w:val="000000"/>
          <w:sz w:val="36"/>
          <w:szCs w:val="36"/>
          <w:lang w:bidi="hi-IN"/>
        </w:rPr>
        <w:t xml:space="preserve"> </w:t>
      </w:r>
      <w:r>
        <w:rPr>
          <w:color w:val="000000"/>
          <w:sz w:val="36"/>
          <w:szCs w:val="36"/>
          <w:lang w:bidi="hi-IN"/>
        </w:rPr>
        <w:t xml:space="preserve">RuShi#r.ha dIrGaq Srutta#maq indra#sya GaqrmO ati#thiH | AqmAsu# paqkvamaira#yaq A </w:t>
      </w:r>
      <w:proofErr w:type="gramStart"/>
      <w:r>
        <w:rPr>
          <w:color w:val="000000"/>
          <w:sz w:val="36"/>
          <w:szCs w:val="36"/>
          <w:lang w:bidi="hi-IN"/>
        </w:rPr>
        <w:t>sUrya(</w:t>
      </w:r>
      <w:proofErr w:type="gramEnd"/>
      <w:r>
        <w:rPr>
          <w:color w:val="000000"/>
          <w:sz w:val="36"/>
          <w:szCs w:val="36"/>
          <w:lang w:bidi="hi-IN"/>
        </w:rPr>
        <w:t>gm)# rOhayO diqvi | Gaqrmanna sAma#ntapatA suvRuqktiBiqr-juShTaqM girva#Na sEqgira#H |</w:t>
      </w:r>
      <w:r w:rsidR="007B6D2D">
        <w:rPr>
          <w:color w:val="000000"/>
          <w:sz w:val="36"/>
          <w:szCs w:val="36"/>
          <w:lang w:bidi="hi-IN"/>
        </w:rPr>
        <w:t xml:space="preserve"> </w:t>
      </w:r>
      <w:r>
        <w:rPr>
          <w:color w:val="000000"/>
          <w:sz w:val="36"/>
          <w:szCs w:val="36"/>
          <w:lang w:bidi="hi-IN"/>
        </w:rPr>
        <w:t>indraqmid gAqthinO# bRuqhadindra# maqrkEBi# raqrkiNa#H | indraqM ~MvANI#ranUShata || 10</w:t>
      </w:r>
    </w:p>
    <w:p w14:paraId="3D35157F" w14:textId="77777777" w:rsidR="00BE419B" w:rsidRDefault="00BE419B" w:rsidP="00BE419B">
      <w:pPr>
        <w:autoSpaceDE w:val="0"/>
        <w:autoSpaceDN w:val="0"/>
        <w:adjustRightInd w:val="0"/>
        <w:spacing w:after="0" w:line="240" w:lineRule="auto"/>
        <w:rPr>
          <w:color w:val="000000"/>
          <w:sz w:val="36"/>
          <w:szCs w:val="36"/>
          <w:lang w:bidi="hi-IN"/>
        </w:rPr>
      </w:pPr>
    </w:p>
    <w:p w14:paraId="38868A6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gAya#ntitvA gAyaqtriNOrca#M tyaqrka maqrkiNa#H | </w:t>
      </w:r>
    </w:p>
    <w:p w14:paraId="1C7815B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braqhmANa#stvA Satakrataq-vudvaq(gm)q Sami#va yE mirE | aq(gm)qhOqmucEq praBa#rEmA manIqShA mO#ShiShThaq-dAvnE# sumaqtiM gRu#NAqnAH |</w:t>
      </w:r>
    </w:p>
    <w:p w14:paraId="45E4E8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iqdami#ndraq prati# haqvyaM gRu#BAya saqtyAssa#ntuq yaja#mAnasyaq kAmA$H | viqvEShaqyanmA# dhiqShaNA# jaqjAnaq stavai# puqrA pAryAqdindraq mahna#H |</w:t>
      </w:r>
      <w:r w:rsidR="007B6D2D">
        <w:rPr>
          <w:color w:val="000000"/>
          <w:sz w:val="36"/>
          <w:szCs w:val="36"/>
          <w:lang w:bidi="hi-IN"/>
        </w:rPr>
        <w:t xml:space="preserve"> </w:t>
      </w:r>
      <w:r>
        <w:rPr>
          <w:color w:val="000000"/>
          <w:sz w:val="36"/>
          <w:szCs w:val="36"/>
          <w:lang w:bidi="hi-IN"/>
        </w:rPr>
        <w:t>a(gm)ha#sOq yatra# pIqparaqdyathA# nO nAqvEvaq yAnta# muqBayE# havantE || 11</w:t>
      </w:r>
    </w:p>
    <w:p w14:paraId="79B21E8E" w14:textId="77777777" w:rsidR="00BE419B" w:rsidRDefault="00BE419B" w:rsidP="00BE419B">
      <w:pPr>
        <w:autoSpaceDE w:val="0"/>
        <w:autoSpaceDN w:val="0"/>
        <w:adjustRightInd w:val="0"/>
        <w:spacing w:after="0" w:line="240" w:lineRule="auto"/>
        <w:rPr>
          <w:color w:val="000000"/>
          <w:sz w:val="36"/>
          <w:szCs w:val="36"/>
          <w:lang w:bidi="hi-IN"/>
        </w:rPr>
      </w:pPr>
    </w:p>
    <w:p w14:paraId="414B1C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prasaqmrAja#M prathaqma ma#dhvaq-rANA#ma(gm) hOq muca#M ~MvRuShaqBaM ~Myaqj~jiyA#nAM |</w:t>
      </w:r>
    </w:p>
    <w:p w14:paraId="798AAE5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aqpAnna-pA#tamaSvinAq haya#nta maqsminna#ra indriqyaM dha#ttaqmOja#H |</w:t>
      </w:r>
      <w:r w:rsidR="007B6D2D">
        <w:rPr>
          <w:color w:val="000000"/>
          <w:sz w:val="36"/>
          <w:szCs w:val="36"/>
          <w:lang w:bidi="hi-IN"/>
        </w:rPr>
        <w:t xml:space="preserve"> </w:t>
      </w:r>
      <w:r>
        <w:rPr>
          <w:color w:val="000000"/>
          <w:sz w:val="36"/>
          <w:szCs w:val="36"/>
          <w:lang w:bidi="hi-IN"/>
        </w:rPr>
        <w:t>vina# indraq mRudhO# jahi nIq cA ya#cCa pRutanyaqtaH |</w:t>
      </w:r>
      <w:r w:rsidR="007B6D2D">
        <w:rPr>
          <w:color w:val="000000"/>
          <w:sz w:val="36"/>
          <w:szCs w:val="36"/>
          <w:lang w:bidi="hi-IN"/>
        </w:rPr>
        <w:t xml:space="preserve"> </w:t>
      </w:r>
      <w:r>
        <w:rPr>
          <w:color w:val="000000"/>
          <w:sz w:val="36"/>
          <w:szCs w:val="36"/>
          <w:lang w:bidi="hi-IN"/>
        </w:rPr>
        <w:t>aqdhaqspaqdaM tamI$M kRudhiq yO aqsmA(gm) a#BiqdAsa#ti |</w:t>
      </w:r>
    </w:p>
    <w:p w14:paraId="584F01B1"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indra#</w:t>
      </w:r>
      <w:proofErr w:type="gramEnd"/>
      <w:r>
        <w:rPr>
          <w:color w:val="000000"/>
          <w:sz w:val="36"/>
          <w:szCs w:val="36"/>
          <w:lang w:bidi="hi-IN"/>
        </w:rPr>
        <w:t>kShaqtramaqBi vAqmamOjO &amp;jA#yathA vRuShaBa cara.ShaNIqnAM |</w:t>
      </w:r>
      <w:r w:rsidR="007B6D2D">
        <w:rPr>
          <w:color w:val="000000"/>
          <w:sz w:val="36"/>
          <w:szCs w:val="36"/>
          <w:lang w:bidi="hi-IN"/>
        </w:rPr>
        <w:t xml:space="preserve"> </w:t>
      </w:r>
      <w:r>
        <w:rPr>
          <w:color w:val="000000"/>
          <w:sz w:val="36"/>
          <w:szCs w:val="36"/>
          <w:lang w:bidi="hi-IN"/>
        </w:rPr>
        <w:t>apA#nudOq jana#mamitraq yanta# muqruM dEqvEByO# akRuNOru lOqkaM |</w:t>
      </w:r>
    </w:p>
    <w:p w14:paraId="6A00C5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mRuqgO na BIqmaH ku#caqrO gi#riqShThAH pa#rAqvataq Aja#gAmAq-para#syAH || 12</w:t>
      </w:r>
    </w:p>
    <w:p w14:paraId="3A9B51C9" w14:textId="77777777" w:rsidR="00BE419B" w:rsidRDefault="00BE419B" w:rsidP="00BE419B">
      <w:pPr>
        <w:autoSpaceDE w:val="0"/>
        <w:autoSpaceDN w:val="0"/>
        <w:adjustRightInd w:val="0"/>
        <w:spacing w:after="0" w:line="240" w:lineRule="auto"/>
        <w:rPr>
          <w:color w:val="000000"/>
          <w:sz w:val="36"/>
          <w:szCs w:val="36"/>
          <w:lang w:bidi="hi-IN"/>
        </w:rPr>
      </w:pPr>
    </w:p>
    <w:p w14:paraId="739D4E54" w14:textId="5B204101"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sRuqka(gm) saq(gm)q SAya# paqvimi#ndra tiqgmaM ~MviSatrU$n tAD</w:t>
      </w:r>
      <w:r w:rsidR="00AF4F9C">
        <w:rPr>
          <w:color w:val="000000"/>
          <w:sz w:val="36"/>
          <w:szCs w:val="36"/>
          <w:lang w:bidi="hi-IN"/>
        </w:rPr>
        <w:t>h</w:t>
      </w:r>
      <w:r>
        <w:rPr>
          <w:color w:val="000000"/>
          <w:sz w:val="36"/>
          <w:szCs w:val="36"/>
          <w:lang w:bidi="hi-IN"/>
        </w:rPr>
        <w:t>iq vimRudhO# nudasva |</w:t>
      </w:r>
    </w:p>
    <w:p w14:paraId="74D2E33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viSatrUqnq. vimRudhO#nudaq vivRuqtrasyaq hanU# ruja | </w:t>
      </w:r>
    </w:p>
    <w:p w14:paraId="596310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vimaqnyumi#ndra BAmiqtO# &amp;mitra#syABiq dAsa#taH |</w:t>
      </w:r>
    </w:p>
    <w:p w14:paraId="488DB94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trAqtAraqmindra# maviqtAraq mindraq(gm)q havE# havE suqhavaq(gm)q SUraqmindra$M |</w:t>
      </w:r>
    </w:p>
    <w:p w14:paraId="000AB15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huqvE nu SaqkraM pu#ruhUqta mindra(gg)# svaqsti nO# maqGavA# dhAqtvindra#H || 13</w:t>
      </w:r>
    </w:p>
    <w:p w14:paraId="35412AF2" w14:textId="77777777" w:rsidR="00BE419B" w:rsidRDefault="00BE419B" w:rsidP="00BE419B">
      <w:pPr>
        <w:autoSpaceDE w:val="0"/>
        <w:autoSpaceDN w:val="0"/>
        <w:adjustRightInd w:val="0"/>
        <w:spacing w:after="0" w:line="240" w:lineRule="auto"/>
        <w:rPr>
          <w:color w:val="000000"/>
          <w:sz w:val="36"/>
          <w:szCs w:val="36"/>
          <w:lang w:bidi="hi-IN"/>
        </w:rPr>
      </w:pPr>
    </w:p>
    <w:p w14:paraId="20195A7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 tE# aqsyA(gm) sa#hasAvaqn pari#ShTA vaqGAya# BUma harivaH parAqdai |</w:t>
      </w:r>
      <w:r w:rsidR="007B6D2D">
        <w:rPr>
          <w:color w:val="000000"/>
          <w:sz w:val="36"/>
          <w:szCs w:val="36"/>
          <w:lang w:bidi="hi-IN"/>
        </w:rPr>
        <w:t xml:space="preserve"> </w:t>
      </w:r>
      <w:r>
        <w:rPr>
          <w:color w:val="000000"/>
          <w:sz w:val="36"/>
          <w:szCs w:val="36"/>
          <w:lang w:bidi="hi-IN"/>
        </w:rPr>
        <w:t>trAya#svanO &amp;vRuqkEBiqr-varU#thaiq stava# priqyAsa# ssUqriShu# syAma |</w:t>
      </w:r>
    </w:p>
    <w:p w14:paraId="07AF37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ana#vastEq rathaqmaSvA#ya takShaqn-tvaShTAq vajra#M puruhUta dyuqmanta$M |</w:t>
      </w:r>
      <w:r w:rsidR="007B6D2D">
        <w:rPr>
          <w:color w:val="000000"/>
          <w:sz w:val="36"/>
          <w:szCs w:val="36"/>
          <w:lang w:bidi="hi-IN"/>
        </w:rPr>
        <w:t xml:space="preserve"> </w:t>
      </w:r>
      <w:r>
        <w:rPr>
          <w:color w:val="000000"/>
          <w:sz w:val="36"/>
          <w:szCs w:val="36"/>
          <w:lang w:bidi="hi-IN"/>
        </w:rPr>
        <w:t>braqhmANaq indra#M maqhaya#ntO aqrkairava#rddhayaq-nnaha#yEq hantaq vA u# |</w:t>
      </w:r>
      <w:r w:rsidR="007B6D2D">
        <w:rPr>
          <w:color w:val="000000"/>
          <w:sz w:val="36"/>
          <w:szCs w:val="36"/>
          <w:lang w:bidi="hi-IN"/>
        </w:rPr>
        <w:t xml:space="preserve"> </w:t>
      </w:r>
      <w:r>
        <w:rPr>
          <w:color w:val="000000"/>
          <w:sz w:val="36"/>
          <w:szCs w:val="36"/>
          <w:lang w:bidi="hi-IN"/>
        </w:rPr>
        <w:t>vRuShNEq yattEq vRuSha#NO aqrkamarcAq nindraq grAvA#NOq adi#ti-ssaqjOShA$H |</w:t>
      </w:r>
    </w:p>
    <w:p w14:paraId="67F502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aqnaqSvAsOq yE paqvayO#&amp;raqthA indrE#ShitA aqByava#rttaM taqdasyUn# || 14 (3)</w:t>
      </w:r>
    </w:p>
    <w:p w14:paraId="3D72EC13" w14:textId="77777777" w:rsidR="00BE419B" w:rsidRDefault="00BE419B" w:rsidP="00BE419B">
      <w:pPr>
        <w:autoSpaceDE w:val="0"/>
        <w:autoSpaceDN w:val="0"/>
        <w:adjustRightInd w:val="0"/>
        <w:spacing w:after="0" w:line="240" w:lineRule="auto"/>
        <w:rPr>
          <w:color w:val="000000"/>
          <w:sz w:val="36"/>
          <w:szCs w:val="36"/>
          <w:lang w:bidi="hi-IN"/>
        </w:rPr>
      </w:pPr>
    </w:p>
    <w:p w14:paraId="7CD76BF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T.A.6.1.9 for para 15a, TS1.4.41.1 &amp; TS1.4.42.1 for para 15b</w:t>
      </w:r>
    </w:p>
    <w:p w14:paraId="6F55E57A" w14:textId="77777777" w:rsidR="00BE419B" w:rsidRDefault="00BE419B" w:rsidP="007B6D2D">
      <w:pPr>
        <w:pStyle w:val="NoSpacing"/>
        <w:rPr>
          <w:lang w:bidi="hi-IN"/>
        </w:rPr>
      </w:pPr>
    </w:p>
    <w:p w14:paraId="4D5178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yata# indraq BayA#mahEq tatO# nOq aBa#yaM kRudhi |</w:t>
      </w:r>
    </w:p>
    <w:p w14:paraId="497C1DC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maGa#van cCaqgdhi tavaq tanna# UqtayEq vidviShOq vimRudhO# jahi |</w:t>
      </w:r>
      <w:r w:rsidR="007B6D2D">
        <w:rPr>
          <w:color w:val="000000"/>
          <w:sz w:val="36"/>
          <w:szCs w:val="36"/>
          <w:lang w:bidi="hi-IN"/>
        </w:rPr>
        <w:t xml:space="preserve"> </w:t>
      </w:r>
      <w:r>
        <w:rPr>
          <w:color w:val="000000"/>
          <w:sz w:val="36"/>
          <w:szCs w:val="36"/>
          <w:lang w:bidi="hi-IN"/>
        </w:rPr>
        <w:t>svaqstiqdA viqSaspati#-rvRutraqhA vimRudhO# vaqSI |</w:t>
      </w:r>
      <w:r w:rsidR="007B6D2D">
        <w:rPr>
          <w:color w:val="000000"/>
          <w:sz w:val="36"/>
          <w:szCs w:val="36"/>
          <w:lang w:bidi="hi-IN"/>
        </w:rPr>
        <w:t xml:space="preserve"> </w:t>
      </w:r>
      <w:r>
        <w:rPr>
          <w:color w:val="000000"/>
          <w:sz w:val="36"/>
          <w:szCs w:val="36"/>
          <w:lang w:bidi="hi-IN"/>
        </w:rPr>
        <w:t xml:space="preserve">vRuShEndra#H puqra E#tu na ssvastiqdA a#BayaM kaqraH | 15a </w:t>
      </w:r>
    </w:p>
    <w:p w14:paraId="398E52ED" w14:textId="77777777" w:rsidR="00BE419B" w:rsidRDefault="00BE419B" w:rsidP="00BE419B">
      <w:pPr>
        <w:autoSpaceDE w:val="0"/>
        <w:autoSpaceDN w:val="0"/>
        <w:adjustRightInd w:val="0"/>
        <w:spacing w:after="0" w:line="240" w:lineRule="auto"/>
        <w:rPr>
          <w:color w:val="000000"/>
          <w:sz w:val="36"/>
          <w:szCs w:val="36"/>
          <w:lang w:bidi="hi-IN"/>
        </w:rPr>
      </w:pPr>
    </w:p>
    <w:p w14:paraId="241011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maqhA(gm) indrOq vajra# bAhu ShShODaqSI Sarma# yacCatu |</w:t>
      </w:r>
      <w:r w:rsidR="007B6D2D">
        <w:rPr>
          <w:color w:val="000000"/>
          <w:sz w:val="36"/>
          <w:szCs w:val="36"/>
          <w:lang w:bidi="hi-IN"/>
        </w:rPr>
        <w:t xml:space="preserve"> </w:t>
      </w:r>
      <w:r>
        <w:rPr>
          <w:color w:val="000000"/>
          <w:sz w:val="36"/>
          <w:szCs w:val="36"/>
          <w:lang w:bidi="hi-IN"/>
        </w:rPr>
        <w:t>svaqsti nO# maqGavA# karOtuq hantu# pAqpmAnaqM yO$&amp;smAn dvEShTi# |</w:t>
      </w:r>
      <w:r w:rsidR="007B6D2D">
        <w:rPr>
          <w:color w:val="000000"/>
          <w:sz w:val="36"/>
          <w:szCs w:val="36"/>
          <w:lang w:bidi="hi-IN"/>
        </w:rPr>
        <w:t xml:space="preserve"> </w:t>
      </w:r>
      <w:r>
        <w:rPr>
          <w:color w:val="000000"/>
          <w:sz w:val="36"/>
          <w:szCs w:val="36"/>
          <w:lang w:bidi="hi-IN"/>
        </w:rPr>
        <w:t>saqjOShA# indraq saga#NO maqrudBiq ssOma#M piba vRutrahan cCUra viqdvAn |</w:t>
      </w:r>
      <w:r w:rsidR="007B6D2D">
        <w:rPr>
          <w:color w:val="000000"/>
          <w:sz w:val="36"/>
          <w:szCs w:val="36"/>
          <w:lang w:bidi="hi-IN"/>
        </w:rPr>
        <w:t xml:space="preserve"> </w:t>
      </w:r>
      <w:r>
        <w:rPr>
          <w:color w:val="000000"/>
          <w:sz w:val="36"/>
          <w:szCs w:val="36"/>
          <w:lang w:bidi="hi-IN"/>
        </w:rPr>
        <w:t>jaqhi SatrUq(gm)q rapaqmRudhO#-nudaqsvAthA Ba#yaM kRuNuhi viqSvatO# naH || 15b (4)</w:t>
      </w:r>
    </w:p>
    <w:p w14:paraId="177A9AA9" w14:textId="77777777" w:rsidR="007B6D2D" w:rsidRDefault="007B6D2D" w:rsidP="00BE419B">
      <w:pPr>
        <w:autoSpaceDE w:val="0"/>
        <w:autoSpaceDN w:val="0"/>
        <w:adjustRightInd w:val="0"/>
        <w:spacing w:after="0" w:line="240" w:lineRule="auto"/>
        <w:rPr>
          <w:color w:val="000000"/>
          <w:sz w:val="36"/>
          <w:szCs w:val="36"/>
          <w:lang w:bidi="hi-IN"/>
        </w:rPr>
      </w:pPr>
    </w:p>
    <w:p w14:paraId="558C011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1.5</w:t>
      </w:r>
      <w:r>
        <w:rPr>
          <w:color w:val="000000"/>
          <w:sz w:val="36"/>
          <w:szCs w:val="36"/>
          <w:lang w:bidi="hi-IN"/>
        </w:rPr>
        <w:tab/>
        <w:t xml:space="preserve">yE dEvA: </w:t>
      </w:r>
    </w:p>
    <w:p w14:paraId="7713867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1.8.7.1 for para 16</w:t>
      </w:r>
    </w:p>
    <w:p w14:paraId="431A16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dEqvAH pu#raqssadOq&amp;gni nE$trA, </w:t>
      </w:r>
    </w:p>
    <w:p w14:paraId="5AEEC6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dakShiNaqsadO# yaqmanE$trA, </w:t>
      </w:r>
    </w:p>
    <w:p w14:paraId="153BA03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paScAqthsada# ssaviqtRu nE$trA, </w:t>
      </w:r>
    </w:p>
    <w:p w14:paraId="2B7E49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uttaraqsadOq varu#NanEtrA, </w:t>
      </w:r>
    </w:p>
    <w:p w14:paraId="26C5673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upariqShadOq bRuhaqspati# nEtrA, </w:t>
      </w:r>
    </w:p>
    <w:p w14:paraId="7E158D9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rakShOqhaNaqstE na#H pAntuq tE nO#&amp;vantuq tEByOq namaqstEByaq ssvAhAq</w:t>
      </w:r>
    </w:p>
    <w:p w14:paraId="1BE671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-&amp;gnayE# rakShOqGnE svAhA#, </w:t>
      </w:r>
    </w:p>
    <w:p w14:paraId="7296DE2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yaqmAya</w:t>
      </w:r>
      <w:proofErr w:type="gramEnd"/>
      <w:r>
        <w:rPr>
          <w:color w:val="000000"/>
          <w:sz w:val="36"/>
          <w:szCs w:val="36"/>
          <w:lang w:bidi="hi-IN"/>
        </w:rPr>
        <w:t># saviqtrE ,</w:t>
      </w:r>
    </w:p>
    <w:p w14:paraId="20D5B6A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varu#NAyaq bRuhaqspata#yEq </w:t>
      </w:r>
    </w:p>
    <w:p w14:paraId="41CC933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duva#svatE rakShOqGnE svAhA$ || 16 (5)</w:t>
      </w:r>
    </w:p>
    <w:p w14:paraId="60384C1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1.6</w:t>
      </w:r>
      <w:r>
        <w:rPr>
          <w:color w:val="000000"/>
          <w:sz w:val="36"/>
          <w:szCs w:val="36"/>
          <w:lang w:bidi="hi-IN"/>
        </w:rPr>
        <w:tab/>
        <w:t xml:space="preserve"> yE dEvA: (anuSha~ggaM)</w:t>
      </w:r>
    </w:p>
    <w:p w14:paraId="6ACC07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dEqvAH pu#raqssadOq&amp;gni nE$trA rakShOqhaNaqstEna#H pAntuq tE nO#&amp;vantuq </w:t>
      </w:r>
    </w:p>
    <w:p w14:paraId="304921C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tEByOq namaqstEByaq ssvAhAq  </w:t>
      </w:r>
    </w:p>
    <w:p w14:paraId="00A1AC6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 da#kShiNaqsadO# yaqma nE$trA rakShOqhaNaqstEna#H pAntuq tE nO#&amp;vantuq </w:t>
      </w:r>
    </w:p>
    <w:p w14:paraId="5560C9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tEByOq namaqstEByaq ssvAhAq  </w:t>
      </w:r>
    </w:p>
    <w:p w14:paraId="7D18A5C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dEqvAH pa#ScAqthsada# ssaviqtRu nE$trA rakShOqhaNaqstEna#H pAntuq tE nO#&amp;vantuq </w:t>
      </w:r>
    </w:p>
    <w:p w14:paraId="359BEDA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tEByOq namaqstEByaq ssvAhAq </w:t>
      </w:r>
    </w:p>
    <w:p w14:paraId="39F8E1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 u#ttaraqsadOq varu#NanEtrA rakShOqhaNaqstEna#H pAntuq tE nO#&amp;vantuq </w:t>
      </w:r>
    </w:p>
    <w:p w14:paraId="1C022A8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tEByOq namaqstEByaq ssvAhAq </w:t>
      </w:r>
    </w:p>
    <w:p w14:paraId="1A258C4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dEqvA u#pariqShadOq bRuhaqspati# nEtrA rakShOqhaNaqstEna#H pAntuq tE nO#&amp;vantuq </w:t>
      </w:r>
    </w:p>
    <w:p w14:paraId="2D834B7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tEByOq namaqstEByaq ssvAhAq&amp;gnayE# </w:t>
      </w:r>
    </w:p>
    <w:p w14:paraId="20F325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rakShOqGnE svAhA# </w:t>
      </w:r>
    </w:p>
    <w:p w14:paraId="2B0459B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yaqmAya# rakShOqGnE svAhA# </w:t>
      </w:r>
    </w:p>
    <w:p w14:paraId="60F35571" w14:textId="627A84C3"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saviqtrE ra#kShOqGnE svAhAq </w:t>
      </w:r>
    </w:p>
    <w:p w14:paraId="7221A93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varu#NAya rakShOqGnE svAhAq</w:t>
      </w:r>
    </w:p>
    <w:p w14:paraId="106582A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bRuhaqspata#yEq duva#svatE rakShOqGnE svAhA$ || 16A (5A)</w:t>
      </w:r>
    </w:p>
    <w:p w14:paraId="21528BF3" w14:textId="77777777" w:rsidR="00BE419B" w:rsidRDefault="00BE419B" w:rsidP="00BE419B">
      <w:pPr>
        <w:autoSpaceDE w:val="0"/>
        <w:autoSpaceDN w:val="0"/>
        <w:adjustRightInd w:val="0"/>
        <w:spacing w:after="0" w:line="240" w:lineRule="auto"/>
        <w:rPr>
          <w:color w:val="000000"/>
          <w:sz w:val="36"/>
          <w:szCs w:val="36"/>
          <w:lang w:bidi="hi-IN"/>
        </w:rPr>
      </w:pPr>
    </w:p>
    <w:p w14:paraId="76CFBB19" w14:textId="77777777" w:rsidR="007B6D2D" w:rsidRDefault="007B6D2D" w:rsidP="00BE419B">
      <w:pPr>
        <w:autoSpaceDE w:val="0"/>
        <w:autoSpaceDN w:val="0"/>
        <w:adjustRightInd w:val="0"/>
        <w:spacing w:after="0" w:line="240" w:lineRule="auto"/>
        <w:rPr>
          <w:color w:val="000000"/>
          <w:sz w:val="36"/>
          <w:szCs w:val="36"/>
          <w:lang w:bidi="hi-IN"/>
        </w:rPr>
      </w:pPr>
    </w:p>
    <w:p w14:paraId="1A499569" w14:textId="77777777" w:rsidR="007B6D2D" w:rsidRDefault="007B6D2D" w:rsidP="00BE419B">
      <w:pPr>
        <w:autoSpaceDE w:val="0"/>
        <w:autoSpaceDN w:val="0"/>
        <w:adjustRightInd w:val="0"/>
        <w:spacing w:after="0" w:line="240" w:lineRule="auto"/>
        <w:rPr>
          <w:color w:val="000000"/>
          <w:sz w:val="36"/>
          <w:szCs w:val="36"/>
          <w:lang w:bidi="hi-IN"/>
        </w:rPr>
      </w:pPr>
    </w:p>
    <w:p w14:paraId="13F5A3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1.7</w:t>
      </w:r>
      <w:r>
        <w:rPr>
          <w:color w:val="000000"/>
          <w:sz w:val="36"/>
          <w:szCs w:val="36"/>
          <w:lang w:bidi="hi-IN"/>
        </w:rPr>
        <w:tab/>
        <w:t>AyuShkAmEShTi mantrA:</w:t>
      </w:r>
    </w:p>
    <w:p w14:paraId="5182D55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2.3.10.3 for para </w:t>
      </w:r>
      <w:del w:id="0" w:author="Microsoft account" w:date="2026-09-20T08:40:00Z">
        <w:r w:rsidDel="00337E4A">
          <w:rPr>
            <w:color w:val="000000"/>
            <w:sz w:val="36"/>
            <w:szCs w:val="36"/>
            <w:lang w:bidi="hi-IN"/>
          </w:rPr>
          <w:delText>nO.</w:delText>
        </w:r>
      </w:del>
      <w:r>
        <w:rPr>
          <w:color w:val="000000"/>
          <w:sz w:val="36"/>
          <w:szCs w:val="36"/>
          <w:lang w:bidi="hi-IN"/>
        </w:rPr>
        <w:t>17</w:t>
      </w:r>
    </w:p>
    <w:p w14:paraId="2340119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aqgnirAyu#ShmAqnthsa vanaqspati#Biq-rAyu#ShmAqn tEnaqtvA&amp;&amp;yuqShA&amp;&amp;yu#ShmantaM karOmiq,</w:t>
      </w:r>
    </w:p>
    <w:p w14:paraId="6BEFF8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sOmaq Ayu#ShmAqnthsa OSha#dhIBir, </w:t>
      </w:r>
    </w:p>
    <w:p w14:paraId="702FFD0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 Ayu#ShmAqnthsa dakShi#NABiqr, </w:t>
      </w:r>
    </w:p>
    <w:p w14:paraId="7C0A6D1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brahmAyu#Shmaqttad brA$hmaqNai-rAyu#Shmad, </w:t>
      </w:r>
    </w:p>
    <w:p w14:paraId="37075E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dEqvA Ayu#ShmantaqstE# &amp;mRutEqnA yu#ShmantaqstEnaqtvA </w:t>
      </w:r>
    </w:p>
    <w:p w14:paraId="30AEEA3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&amp;&amp;yuqShA&amp;&amp;yu#ShmantaM karOmi || 17 (6)</w:t>
      </w:r>
    </w:p>
    <w:p w14:paraId="415C183F" w14:textId="77777777" w:rsidR="007B6D2D" w:rsidRDefault="007B6D2D" w:rsidP="00BE419B">
      <w:pPr>
        <w:autoSpaceDE w:val="0"/>
        <w:autoSpaceDN w:val="0"/>
        <w:adjustRightInd w:val="0"/>
        <w:spacing w:after="0" w:line="240" w:lineRule="auto"/>
        <w:rPr>
          <w:color w:val="000000"/>
          <w:sz w:val="36"/>
          <w:szCs w:val="36"/>
          <w:lang w:bidi="hi-IN"/>
        </w:rPr>
      </w:pPr>
    </w:p>
    <w:p w14:paraId="051B01A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1.8</w:t>
      </w:r>
      <w:r>
        <w:rPr>
          <w:color w:val="000000"/>
          <w:sz w:val="36"/>
          <w:szCs w:val="36"/>
          <w:lang w:bidi="hi-IN"/>
        </w:rPr>
        <w:tab/>
        <w:t>AyuShkAmEShTi mantrA: (anuSha~ggaM)</w:t>
      </w:r>
    </w:p>
    <w:p w14:paraId="781C2D0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aqgnirAyu#ShmAqnthsa vanaqspati#Biq rAyu#ShmAqn tEnaqtvA </w:t>
      </w:r>
    </w:p>
    <w:p w14:paraId="6BF938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&amp;&amp;yuqShA&amp;&amp;yu#ShmantaM karOmiq  </w:t>
      </w:r>
    </w:p>
    <w:p w14:paraId="52F7367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sOmaq Ayu#ShmAqnthsa OSha#dhIBiqrAyu#ShmAqn tEnaqtvA</w:t>
      </w:r>
    </w:p>
    <w:p w14:paraId="70F177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&amp;&amp;yuqShA&amp;&amp;yu#ShmantaM karOmi  </w:t>
      </w:r>
    </w:p>
    <w:p w14:paraId="7A7BB44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 Ayu#ShmAqnthsa dakShi#NABiqrAyu#ShmAqn tEnaqtvA </w:t>
      </w:r>
    </w:p>
    <w:p w14:paraId="76BFA47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&amp;&amp;yuqShA&amp;&amp;yu#ShmantaM karOmiq </w:t>
      </w:r>
    </w:p>
    <w:p w14:paraId="31163F2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brahmAyu#Shmaqttad brA$hmaqNai-rAyu#Shmaqt tEnaqtvA &amp;&amp;yuqShA&amp;&amp;yu#ShmantaM karOmi </w:t>
      </w:r>
    </w:p>
    <w:p w14:paraId="3D80A83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dEqvA Ayu#ShmantaqstE# &amp;mRutEq-nAyu#ShmantaqstEnaqtvA </w:t>
      </w:r>
    </w:p>
    <w:p w14:paraId="0BC2D81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&amp;&amp;yuqShA&amp;&amp;yu#ShmantaM karOmi || 17A(6A) </w:t>
      </w:r>
    </w:p>
    <w:p w14:paraId="4CE7EEF3" w14:textId="77777777" w:rsidR="007B6D2D" w:rsidRDefault="007B6D2D" w:rsidP="00BE419B">
      <w:pPr>
        <w:autoSpaceDE w:val="0"/>
        <w:autoSpaceDN w:val="0"/>
        <w:adjustRightInd w:val="0"/>
        <w:spacing w:after="0" w:line="240" w:lineRule="auto"/>
        <w:rPr>
          <w:color w:val="000000"/>
          <w:sz w:val="36"/>
          <w:szCs w:val="36"/>
          <w:lang w:bidi="hi-IN"/>
        </w:rPr>
      </w:pPr>
    </w:p>
    <w:p w14:paraId="78C6B3E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1.9</w:t>
      </w:r>
      <w:r>
        <w:rPr>
          <w:color w:val="000000"/>
          <w:sz w:val="36"/>
          <w:szCs w:val="36"/>
          <w:lang w:bidi="hi-IN"/>
        </w:rPr>
        <w:tab/>
        <w:t xml:space="preserve">agMhOmuca mantrA: </w:t>
      </w:r>
    </w:p>
    <w:p w14:paraId="79F04D4D" w14:textId="5EAB1FFF"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2.3.13.1, for para </w:t>
      </w:r>
      <w:del w:id="1" w:author="Microsoft account" w:date="2026-09-20T08:40:00Z">
        <w:r w:rsidDel="00B07B16">
          <w:rPr>
            <w:color w:val="000000"/>
            <w:sz w:val="36"/>
            <w:szCs w:val="36"/>
            <w:lang w:bidi="hi-IN"/>
          </w:rPr>
          <w:delText xml:space="preserve">NO. </w:delText>
        </w:r>
      </w:del>
      <w:r>
        <w:rPr>
          <w:color w:val="000000"/>
          <w:sz w:val="36"/>
          <w:szCs w:val="36"/>
          <w:lang w:bidi="hi-IN"/>
        </w:rPr>
        <w:t>18</w:t>
      </w:r>
    </w:p>
    <w:p w14:paraId="12D27F95"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yA</w:t>
      </w:r>
      <w:proofErr w:type="gramEnd"/>
      <w:r>
        <w:rPr>
          <w:color w:val="000000"/>
          <w:sz w:val="36"/>
          <w:szCs w:val="36"/>
          <w:lang w:bidi="hi-IN"/>
        </w:rPr>
        <w:t xml:space="preserve"> vA#mindrA varuNA yataqvyA# taqnUstayEq mama(gm)ha#sO mu~jcataqM ,</w:t>
      </w:r>
    </w:p>
    <w:p w14:paraId="30752D4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~MyA vA#mindrA varuNA sahaqsyA#, rakShaqsyA#, tEjaqsyA#, </w:t>
      </w:r>
    </w:p>
    <w:p w14:paraId="1A57C9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taqnUstayEq mama(gm)ha#sO mu~jcataqM,</w:t>
      </w:r>
    </w:p>
    <w:p w14:paraId="34D353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~MyO vA#mindrA varuNA vaqgnau srAmaqstaM ~MvA# mEqtEnA va#yajEq,</w:t>
      </w:r>
    </w:p>
    <w:p w14:paraId="2A3C6FE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varuNA dviqpAthsu# paqSuShuq, catu#ShpAthsu, </w:t>
      </w:r>
    </w:p>
    <w:p w14:paraId="6B9EBD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gOqShThE, gRuqhE-, ShvaqPsOSha#dhIShuq, vanaqspati#Shuq, </w:t>
      </w:r>
    </w:p>
    <w:p w14:paraId="43D9A3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srAmaqstaM ~MvA# mEqtEnA va#yajE || 18 (7)</w:t>
      </w:r>
    </w:p>
    <w:p w14:paraId="0F542719" w14:textId="77777777" w:rsidR="00BE419B" w:rsidRDefault="00BE419B" w:rsidP="00BE419B">
      <w:pPr>
        <w:autoSpaceDE w:val="0"/>
        <w:autoSpaceDN w:val="0"/>
        <w:adjustRightInd w:val="0"/>
        <w:spacing w:after="0" w:line="240" w:lineRule="auto"/>
        <w:rPr>
          <w:color w:val="000000"/>
          <w:sz w:val="36"/>
          <w:szCs w:val="36"/>
          <w:lang w:bidi="hi-IN"/>
        </w:rPr>
      </w:pPr>
    </w:p>
    <w:p w14:paraId="2A6C921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1.10</w:t>
      </w:r>
      <w:r>
        <w:rPr>
          <w:color w:val="000000"/>
          <w:sz w:val="36"/>
          <w:szCs w:val="36"/>
          <w:lang w:bidi="hi-IN"/>
        </w:rPr>
        <w:tab/>
        <w:t>agMhOmuca mantrA: (anuSha~ggaM)</w:t>
      </w:r>
    </w:p>
    <w:p w14:paraId="222D7C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 vA#mindrA varuNA yataqvyA# taqnUstayEq mama(gm)ha#sO mu~jcataqM</w:t>
      </w:r>
    </w:p>
    <w:p w14:paraId="460A8BE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 vA#mindrA varuNA sahaqsyA# taqnUstayEq mama(gm)ha#sO mu~jcataqM </w:t>
      </w:r>
    </w:p>
    <w:p w14:paraId="1DA5185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 vA#mindrA varuNA rakShaqsyA# taqnUstayEq mama(gm)ha#sO mu~jcataqM </w:t>
      </w:r>
    </w:p>
    <w:p w14:paraId="61A4C1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 vA#mindrA varuNA tEjaqsyA# taqnUstayEq mama(gm)ha#sO mu~jcataM </w:t>
      </w:r>
    </w:p>
    <w:p w14:paraId="08B2D9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yO vA#mindrA varuNA vaqgnau srAmaqstaM ~MvA#mEq tEnA va#yajEq</w:t>
      </w:r>
    </w:p>
    <w:p w14:paraId="5056C39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varuNA dviqpAthsu# paqSuShuq srAmaqstaM ~MvA#mEq tEnA va#yajEq </w:t>
      </w:r>
    </w:p>
    <w:p w14:paraId="2B99E1E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varuNAq catu#ShpAthsu paqSuShuq (*catu#ShpAthsuq) srAmaqstaM ~MvA#mEq tEnA va#yajEq </w:t>
      </w:r>
    </w:p>
    <w:p w14:paraId="497C2C4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varuNA gOqShThE srAmaqstaM ~MvA#mEq tEnA va#yajEq </w:t>
      </w:r>
    </w:p>
    <w:p w14:paraId="3BBBF6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varuNA gRuqhEShuq srAmaqstaM ~MvA#mEq tEnA va#yajEq </w:t>
      </w:r>
    </w:p>
    <w:p w14:paraId="34F6758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yO vA#mindrA varuNAq&amp;Psu srAmaqstaM ~MvA#mEq tEnA va#yajEq </w:t>
      </w:r>
    </w:p>
    <w:p w14:paraId="6E086C7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vA#mindrA varuqNauSha#dhIShuq srAmaqstaM ~MvA#mEq tEnA va#yajEq </w:t>
      </w:r>
    </w:p>
    <w:p w14:paraId="54365E6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yO vA#mindrA varuNAq vanaqspati#Shuq srAmaqstaM ~MvA#mEq tEnA va#yajE || (18A) (7A)</w:t>
      </w:r>
    </w:p>
    <w:p w14:paraId="44CFBC54" w14:textId="77777777" w:rsidR="00BE419B" w:rsidRDefault="00BE419B" w:rsidP="00BE419B">
      <w:pPr>
        <w:autoSpaceDE w:val="0"/>
        <w:autoSpaceDN w:val="0"/>
        <w:adjustRightInd w:val="0"/>
        <w:spacing w:after="0" w:line="240" w:lineRule="auto"/>
        <w:rPr>
          <w:color w:val="000000"/>
          <w:sz w:val="36"/>
          <w:szCs w:val="36"/>
          <w:lang w:bidi="hi-IN"/>
        </w:rPr>
      </w:pPr>
    </w:p>
    <w:p w14:paraId="7078BD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1.11</w:t>
      </w:r>
      <w:r>
        <w:rPr>
          <w:color w:val="000000"/>
          <w:sz w:val="36"/>
          <w:szCs w:val="36"/>
          <w:lang w:bidi="hi-IN"/>
        </w:rPr>
        <w:tab/>
        <w:t>SAstRu sUktaM (ApyaM)</w:t>
      </w:r>
    </w:p>
    <w:p w14:paraId="6309DE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5.7.4.3 for para 19</w:t>
      </w:r>
    </w:p>
    <w:p w14:paraId="0CB4D3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agnE# yaSasviqnaq. yaSa#sEq mama#rpaqyEndrA#vatIq mapa#citI miqhAva#ha | </w:t>
      </w:r>
    </w:p>
    <w:p w14:paraId="102C944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aqyaM mUqrddhA pa#ramEqShThI suqvarcA$-ssamAqnAnA# muttaqma SlO#kO astu | </w:t>
      </w:r>
    </w:p>
    <w:p w14:paraId="1941BA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BaqdraM paSya#ntaq upa#sEduqragrEq tapO# dIqkShA mRuSha#ya ssuvaqrvida#H | </w:t>
      </w:r>
    </w:p>
    <w:p w14:paraId="099965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tata#H kShaqtraM balaqmOja#Sca jAqtaM tadaqsmai dEqvA aqBisanna#-mantu | </w:t>
      </w:r>
    </w:p>
    <w:p w14:paraId="5CC676D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dhAqtA vi#dhAqtA pa#raqmOta saqndRuk praqjApa#tiH paramEqShThI viqrAjA$ | </w:t>
      </w:r>
    </w:p>
    <w:p w14:paraId="44C91A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stOmAq-ScandA(gm)#si niqvidO#ma AhurEqtasmai# rAqShTramaqBi-sanna#mAma | </w:t>
      </w:r>
    </w:p>
    <w:p w14:paraId="720F38C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aqByAva#rttaddhvaq-mupaqmEta# sAqkamaqya(gm) SAqstA-&amp;dhi#patirvO astu | </w:t>
      </w:r>
    </w:p>
    <w:p w14:paraId="4D01FD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aqsya viqj~jAnaqmanuqsa(gm)-ra#BaddhvamiqmaM paqScAdanu# jIvAthaq sarvE$ || 19 (8)</w:t>
      </w:r>
    </w:p>
    <w:p w14:paraId="605A0A33" w14:textId="77777777" w:rsidR="00BE419B" w:rsidRDefault="00BE419B" w:rsidP="00BE419B">
      <w:pPr>
        <w:autoSpaceDE w:val="0"/>
        <w:autoSpaceDN w:val="0"/>
        <w:adjustRightInd w:val="0"/>
        <w:spacing w:after="0" w:line="240" w:lineRule="auto"/>
        <w:rPr>
          <w:color w:val="000000"/>
          <w:sz w:val="36"/>
          <w:szCs w:val="36"/>
          <w:lang w:bidi="hi-IN"/>
        </w:rPr>
      </w:pPr>
    </w:p>
    <w:p w14:paraId="79462D7A" w14:textId="74424AE3"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1.12</w:t>
      </w:r>
      <w:r>
        <w:rPr>
          <w:color w:val="000000"/>
          <w:sz w:val="36"/>
          <w:szCs w:val="36"/>
          <w:lang w:bidi="hi-IN"/>
        </w:rPr>
        <w:tab/>
      </w:r>
      <w:r w:rsidR="002F6162">
        <w:rPr>
          <w:color w:val="000000"/>
          <w:sz w:val="36"/>
          <w:szCs w:val="36"/>
          <w:lang w:bidi="hi-IN"/>
        </w:rPr>
        <w:t xml:space="preserve"> </w:t>
      </w:r>
      <w:r>
        <w:rPr>
          <w:color w:val="000000"/>
          <w:sz w:val="36"/>
          <w:szCs w:val="36"/>
          <w:lang w:bidi="hi-IN"/>
        </w:rPr>
        <w:t>rAShTraBRutaM</w:t>
      </w:r>
    </w:p>
    <w:p w14:paraId="144B9131" w14:textId="76CAEFE2"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3.4.7.1, for para </w:t>
      </w:r>
      <w:del w:id="2" w:author="Microsoft account" w:date="2026-09-20T08:49:00Z">
        <w:r w:rsidDel="00006B88">
          <w:rPr>
            <w:color w:val="000000"/>
            <w:sz w:val="36"/>
            <w:szCs w:val="36"/>
            <w:lang w:bidi="hi-IN"/>
          </w:rPr>
          <w:delText xml:space="preserve">NO. </w:delText>
        </w:r>
      </w:del>
      <w:r>
        <w:rPr>
          <w:color w:val="000000"/>
          <w:sz w:val="36"/>
          <w:szCs w:val="36"/>
          <w:lang w:bidi="hi-IN"/>
        </w:rPr>
        <w:t>20</w:t>
      </w:r>
    </w:p>
    <w:p w14:paraId="320DBF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RuqtAqShAD RuqtadhA#mAq&amp;gnir-ga#ndhaqrvasta-syauSha#dhayO&amp;Psaqrasaq </w:t>
      </w:r>
    </w:p>
    <w:p w14:paraId="547D00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UrjOq nAmaq sa iqdaM brahma# kShaqtraM pA#tuq tA iqdaM brahma# kShaqtraM pA$ntuq </w:t>
      </w:r>
    </w:p>
    <w:p w14:paraId="5A9430E7"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tasmaiq</w:t>
      </w:r>
      <w:proofErr w:type="gramEnd"/>
      <w:r>
        <w:rPr>
          <w:color w:val="000000"/>
          <w:sz w:val="36"/>
          <w:szCs w:val="36"/>
          <w:lang w:bidi="hi-IN"/>
        </w:rPr>
        <w:t xml:space="preserve"> svAhAq tAByaq ssvAhA# , </w:t>
      </w:r>
    </w:p>
    <w:p w14:paraId="022500DD"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sa(</w:t>
      </w:r>
      <w:proofErr w:type="gramEnd"/>
      <w:r>
        <w:rPr>
          <w:color w:val="000000"/>
          <w:sz w:val="36"/>
          <w:szCs w:val="36"/>
          <w:lang w:bidi="hi-IN"/>
        </w:rPr>
        <w:t>gm)hiqtO viqSvasA#mAq sUryO# gandhaqrva-stasyaq marI#cayO&amp;Psaqrasa# Aqyuva# ,</w:t>
      </w:r>
    </w:p>
    <w:p w14:paraId="609EC3D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ssuShuqmna ssUrya# raSmi-ScaqndramA# gandhaqrva-stasyaq nakSha#trANya-</w:t>
      </w:r>
    </w:p>
    <w:p w14:paraId="45CB4F9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PsaqrasO# bEqkura#yO, </w:t>
      </w:r>
    </w:p>
    <w:p w14:paraId="23B85D52" w14:textId="5F227EF4"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Buqjyussu#paqrNO yaqj~jO ga#ndhaqrva-stasyaq dakShi#NA aPsaqrasa#</w:t>
      </w:r>
      <w:r w:rsidR="00A40F4E">
        <w:rPr>
          <w:color w:val="000000"/>
          <w:sz w:val="36"/>
          <w:szCs w:val="36"/>
          <w:lang w:bidi="hi-IN"/>
        </w:rPr>
        <w:t>s</w:t>
      </w:r>
      <w:r>
        <w:rPr>
          <w:color w:val="000000"/>
          <w:sz w:val="36"/>
          <w:szCs w:val="36"/>
          <w:lang w:bidi="hi-IN"/>
        </w:rPr>
        <w:t xml:space="preserve"> staqvAH,</w:t>
      </w:r>
    </w:p>
    <w:p w14:paraId="72E0DE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praqjApa#tir-viqSvaka#rmAq manO# gandhaqrvastasya#rK sAqmAnya#-PsaqrasOq vahna#ya,</w:t>
      </w:r>
    </w:p>
    <w:p w14:paraId="37D785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iShiqrO viqSva vya#cAq vAtO# gandhaqrva-stasyApO$ &amp;PsaqrasO# muqdA,</w:t>
      </w:r>
    </w:p>
    <w:p w14:paraId="6230EC2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Buva#nasya patEq yasya#ta uqpari# gRuqhA iqha ca# |</w:t>
      </w:r>
    </w:p>
    <w:p w14:paraId="09E19D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nO# rAqsvAjyA#ni(gm) rAqyaspOSha(gm)# suqvIrya(gm)# sam~MvathsaqrINA(gg)# svaqstiM |</w:t>
      </w:r>
    </w:p>
    <w:p w14:paraId="2F7127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paqraqmEqShThyadhi#patir-mRuqtyur ga#ndhaqrva-stasyaq viSva#maPsaqrasOq Buva#,</w:t>
      </w:r>
    </w:p>
    <w:p w14:paraId="2317B116"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ssukShiqthi-</w:t>
      </w:r>
      <w:proofErr w:type="gramEnd"/>
      <w:r>
        <w:rPr>
          <w:color w:val="000000"/>
          <w:sz w:val="36"/>
          <w:szCs w:val="36"/>
          <w:lang w:bidi="hi-IN"/>
        </w:rPr>
        <w:t xml:space="preserve"> ssuBU#tir-BadraqkRuth suva#rvAn paqrjanyO# gandhaqrva-stasya# </w:t>
      </w:r>
    </w:p>
    <w:p w14:paraId="5EF157D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viqdyutO$ &amp;PsaqrasOq rucO#, </w:t>
      </w:r>
    </w:p>
    <w:p w14:paraId="6BC4559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dUqrE hE#tira-mRuDaqyO mRuqtyur ga#ndhaqrva-stasya# praqjA a#PsaqrasO# BIqruvaqH,</w:t>
      </w:r>
    </w:p>
    <w:p w14:paraId="66150E7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cAru#H kRupaNa kAqSI kAmO# gandhaqrva-stasyAqdhayO$ &amp;Psaqrasa# SSAqcaya#ntIqr,</w:t>
      </w:r>
    </w:p>
    <w:p w14:paraId="50D918D7" w14:textId="5D3CE3CD"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nAmaq sa iqdaM brahma# kShaqtraM pA#tu</w:t>
      </w:r>
      <w:r w:rsidR="006E3C65">
        <w:rPr>
          <w:color w:val="000000"/>
          <w:sz w:val="36"/>
          <w:szCs w:val="36"/>
          <w:lang w:bidi="hi-IN"/>
        </w:rPr>
        <w:t>q</w:t>
      </w:r>
      <w:r>
        <w:rPr>
          <w:color w:val="000000"/>
          <w:sz w:val="36"/>
          <w:szCs w:val="36"/>
          <w:lang w:bidi="hi-IN"/>
        </w:rPr>
        <w:t xml:space="preserve"> tA iqdaM brahma# kShaqtraM pA$ntuq tasmaiq svAhAq </w:t>
      </w:r>
    </w:p>
    <w:p w14:paraId="339AC4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ssvAhAq, </w:t>
      </w:r>
    </w:p>
    <w:p w14:paraId="537603C4" w14:textId="77777777" w:rsidR="00BE419B" w:rsidRDefault="00BE419B" w:rsidP="00BE419B">
      <w:pPr>
        <w:autoSpaceDE w:val="0"/>
        <w:autoSpaceDN w:val="0"/>
        <w:adjustRightInd w:val="0"/>
        <w:spacing w:after="0" w:line="240" w:lineRule="auto"/>
        <w:rPr>
          <w:color w:val="000000"/>
          <w:sz w:val="36"/>
          <w:szCs w:val="36"/>
          <w:lang w:bidi="hi-IN"/>
        </w:rPr>
      </w:pPr>
    </w:p>
    <w:p w14:paraId="717B67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sa nO# Buvanasya patEq yasya#ta uqpari# gRuqhA iqha ca# | </w:t>
      </w:r>
    </w:p>
    <w:p w14:paraId="2643FEE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uqru brahma#NEq&amp;smai kShaqtrAyaq mahiq Sarma# yacCa || 20 (9)</w:t>
      </w:r>
    </w:p>
    <w:p w14:paraId="7AE645B0" w14:textId="77777777" w:rsidR="00455517" w:rsidRDefault="00455517" w:rsidP="00BE419B">
      <w:pPr>
        <w:autoSpaceDE w:val="0"/>
        <w:autoSpaceDN w:val="0"/>
        <w:adjustRightInd w:val="0"/>
        <w:spacing w:after="0" w:line="240" w:lineRule="auto"/>
        <w:rPr>
          <w:color w:val="000000"/>
          <w:sz w:val="36"/>
          <w:szCs w:val="36"/>
          <w:lang w:bidi="hi-IN"/>
        </w:rPr>
      </w:pPr>
    </w:p>
    <w:p w14:paraId="1997D026" w14:textId="43000EBD"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1.13</w:t>
      </w:r>
      <w:r>
        <w:rPr>
          <w:color w:val="000000"/>
          <w:sz w:val="36"/>
          <w:szCs w:val="36"/>
          <w:lang w:bidi="hi-IN"/>
        </w:rPr>
        <w:tab/>
      </w:r>
      <w:r w:rsidR="002F6162">
        <w:rPr>
          <w:color w:val="000000"/>
          <w:sz w:val="36"/>
          <w:szCs w:val="36"/>
          <w:lang w:bidi="hi-IN"/>
        </w:rPr>
        <w:t xml:space="preserve"> </w:t>
      </w:r>
      <w:r>
        <w:rPr>
          <w:color w:val="000000"/>
          <w:sz w:val="36"/>
          <w:szCs w:val="36"/>
          <w:lang w:bidi="hi-IN"/>
        </w:rPr>
        <w:t>rAShTraBRutaM (anuSha~ggaM)</w:t>
      </w:r>
    </w:p>
    <w:p w14:paraId="4B8B41C1" w14:textId="77777777" w:rsidR="00455517" w:rsidRDefault="00455517" w:rsidP="00BE419B">
      <w:pPr>
        <w:autoSpaceDE w:val="0"/>
        <w:autoSpaceDN w:val="0"/>
        <w:adjustRightInd w:val="0"/>
        <w:spacing w:after="0" w:line="240" w:lineRule="auto"/>
        <w:rPr>
          <w:color w:val="000000"/>
          <w:sz w:val="36"/>
          <w:szCs w:val="36"/>
          <w:lang w:bidi="hi-IN"/>
        </w:rPr>
      </w:pPr>
    </w:p>
    <w:p w14:paraId="7018F38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RuqtAqShAD RuqtadhA#mAq&amp;gnira-ga#ndhaqrvassa-iqdaM brahma# kShaqtraM pA#tuq </w:t>
      </w:r>
    </w:p>
    <w:p w14:paraId="08447FC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46E7C6F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tasyauSha#dhayO&amp;Psaqrasaq UrjOq nAmaq tA iqdaM brahma# kShaqtraM pA$ntuq </w:t>
      </w:r>
    </w:p>
    <w:p w14:paraId="44C9F13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123796E3" w14:textId="177883A5"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sa(gm)hiqtO viqSvasA#mAq sUryO# gandhaqrvassa iqdaM brahma# kShaqtraM pA#tuq </w:t>
      </w:r>
    </w:p>
    <w:p w14:paraId="79A436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2BB9101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tasyaq marI#cayO&amp;Psaqrasa# AqyuvOq nAmaq tA iqdaM brahma# kShaqtraM pA$ntuq </w:t>
      </w:r>
    </w:p>
    <w:p w14:paraId="75AB3E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4578C161" w14:textId="73AD94AD"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suShuqmnassUrya#-raSmiScaqndramA# gandhaqrvassa iqdaM brahma# kShaqtraM pA#tuq </w:t>
      </w:r>
    </w:p>
    <w:p w14:paraId="449F90D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388533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tasyaq nakSha#trANya &amp;PsaqrasO# bEqkura#yOq nAmaq tA iqdaM brahma# kShaqtraM pA$ntuq </w:t>
      </w:r>
    </w:p>
    <w:p w14:paraId="6927881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2C9C89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Buqjyussu#paqrNO yaqj~jO ga#ndhaqrvassa iqdaM brahma# kShaqtraM pA#tuq tasmaiq svAhAq </w:t>
      </w:r>
    </w:p>
    <w:p w14:paraId="0C505D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tasyaq dakShi#NA aPsaqrasa# staqvA nAmaq tA iqdaM brahma# kShaqtraM pA$ntuq </w:t>
      </w:r>
    </w:p>
    <w:p w14:paraId="0226C29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2402EC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praqjApa#tir-viqSvaka#rmAq manO# gandhaqrvassa iqdaM brahma# kShaqtraM pA#tuq </w:t>
      </w:r>
    </w:p>
    <w:p w14:paraId="1F4329D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6EA85AB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tasya#r^^K sAqmAnya#-&amp;PsaqrasOq vahna#yOq nAmaq tA iqdaM brahma# kShaqtraM pA$ntuq </w:t>
      </w:r>
    </w:p>
    <w:p w14:paraId="4BAD21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ssvAhEShiqrO viqSvavya#cAq vAtO# gandhaqrvassa iqdaM brahma# kShaqtraM pA#tuq </w:t>
      </w:r>
    </w:p>
    <w:p w14:paraId="4BE0ACE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0556C76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tasyApO$-&amp;PsaqrasO# muqdA nAmaq tA iqdaM brahma# kShaqtraM pA$ntuq </w:t>
      </w:r>
    </w:p>
    <w:p w14:paraId="6D2D9D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ssvAhAq </w:t>
      </w:r>
    </w:p>
    <w:p w14:paraId="0A0BAF52" w14:textId="77777777" w:rsidR="00BE419B" w:rsidRDefault="00BE419B" w:rsidP="00BE419B">
      <w:pPr>
        <w:autoSpaceDE w:val="0"/>
        <w:autoSpaceDN w:val="0"/>
        <w:adjustRightInd w:val="0"/>
        <w:spacing w:after="0" w:line="240" w:lineRule="auto"/>
        <w:rPr>
          <w:color w:val="000000"/>
          <w:sz w:val="36"/>
          <w:szCs w:val="36"/>
          <w:lang w:bidi="hi-IN"/>
        </w:rPr>
      </w:pPr>
    </w:p>
    <w:p w14:paraId="7D519B5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Buva#nasya patEq yasya#ta uqpari# gRuqhA iqha ca# | </w:t>
      </w:r>
    </w:p>
    <w:p w14:paraId="3EC1BF3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nO# rAqsvAjyA#ni(gm) rAqyaspOSha(gm)# suqvIrya(gm)# sam~MvathsaqrINA(gg)# </w:t>
      </w:r>
    </w:p>
    <w:p w14:paraId="29D23E3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svaqsti(gg) svAhA#</w:t>
      </w:r>
    </w:p>
    <w:p w14:paraId="01AA4A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paramEqShThyadhi#patir-mRuqtyura ga#ndhaqrvassa iqdaM brahma# kShaqtraM pA#tuq </w:t>
      </w:r>
    </w:p>
    <w:p w14:paraId="7CFFC89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7BBFC2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tasyaq viSva#maPsaqrasOq BuvOq nAmaq tA iqdaM brahma# kShaqtraM pA$ntuq </w:t>
      </w:r>
    </w:p>
    <w:p w14:paraId="069630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4ABD2993" w14:textId="7F962B16"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sukShiqthi-ssuBU#</w:t>
      </w:r>
      <w:proofErr w:type="gramEnd"/>
      <w:r>
        <w:rPr>
          <w:color w:val="000000"/>
          <w:sz w:val="36"/>
          <w:szCs w:val="36"/>
          <w:lang w:bidi="hi-IN"/>
        </w:rPr>
        <w:t xml:space="preserve">tira-BadraqkRuth suva#rvAn paqrjanyO# gandhaqrvassa </w:t>
      </w:r>
    </w:p>
    <w:p w14:paraId="55F0CC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iqdaM brahma# kShaqtraM pA#tuq tasmaiq svAhAq </w:t>
      </w:r>
    </w:p>
    <w:p w14:paraId="11E65F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 viqdhyutO$-&amp;PsaqrasOq rucOq nAmaq tA iqdaM brahma# kShaqtraM pA$ntuq </w:t>
      </w:r>
    </w:p>
    <w:p w14:paraId="4DDF22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 </w:t>
      </w:r>
    </w:p>
    <w:p w14:paraId="04322C0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dUqrE hE#tira mRuDaqyO mRuqtyura ga#ndhaqrvassa iqdaM brahma# kShaqtraM pA#tuq </w:t>
      </w:r>
    </w:p>
    <w:p w14:paraId="13D09B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44F13B7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tasya# praqjA a#PsaqrasO# BIqruvOq nAmaq tA iqdaM brahma# kShaqtraM pA$ntuq </w:t>
      </w:r>
    </w:p>
    <w:p w14:paraId="7582916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ssvAhAq </w:t>
      </w:r>
    </w:p>
    <w:p w14:paraId="2D11FC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cAru#H kRupaNa kAqSI kAmO# gandhaqrvassa iqdaM brahma# kShaqtraM pA#tuq </w:t>
      </w:r>
    </w:p>
    <w:p w14:paraId="26220E4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tasmaiq svAhAq </w:t>
      </w:r>
    </w:p>
    <w:p w14:paraId="038BB53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tasyAqdhayO$ &amp;Psaqrasa# SSOqcaya#ntIqr nAmaq tA iqdaM brahma# kShaqtraM pA$ntuq </w:t>
      </w:r>
    </w:p>
    <w:p w14:paraId="21B46BA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tAByaq ssvAhAq </w:t>
      </w:r>
    </w:p>
    <w:p w14:paraId="2193C4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nO# BuvanasyapatEq yasya#ta uqpari# gRuqhA iqha ca# |</w:t>
      </w:r>
    </w:p>
    <w:p w14:paraId="3CE58D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uqru brahma#NEq&amp;smai kShaqtrAyaq mahiq Sarma# yacCaq svAhA$ || (20A) (9A) </w:t>
      </w:r>
    </w:p>
    <w:p w14:paraId="4548F164" w14:textId="77777777" w:rsidR="00A46BEB" w:rsidRDefault="00A46BEB" w:rsidP="00BE419B">
      <w:pPr>
        <w:autoSpaceDE w:val="0"/>
        <w:autoSpaceDN w:val="0"/>
        <w:adjustRightInd w:val="0"/>
        <w:spacing w:after="0" w:line="240" w:lineRule="auto"/>
        <w:rPr>
          <w:color w:val="000000"/>
          <w:sz w:val="36"/>
          <w:szCs w:val="36"/>
          <w:lang w:bidi="hi-IN"/>
        </w:rPr>
      </w:pPr>
    </w:p>
    <w:p w14:paraId="04A0BD61" w14:textId="789D3B7C" w:rsidR="00A46BEB" w:rsidRPr="001B788E" w:rsidRDefault="00A46BEB" w:rsidP="00A46BEB">
      <w:pPr>
        <w:rPr>
          <w:sz w:val="36"/>
          <w:szCs w:val="36"/>
        </w:rPr>
      </w:pPr>
      <w:r w:rsidRPr="001B788E">
        <w:rPr>
          <w:sz w:val="36"/>
          <w:szCs w:val="36"/>
        </w:rPr>
        <w:t>1.1</w:t>
      </w:r>
      <w:r w:rsidR="002F6162">
        <w:rPr>
          <w:sz w:val="36"/>
          <w:szCs w:val="36"/>
        </w:rPr>
        <w:t xml:space="preserve">4 </w:t>
      </w:r>
      <w:r w:rsidRPr="001B788E">
        <w:rPr>
          <w:sz w:val="36"/>
          <w:szCs w:val="36"/>
        </w:rPr>
        <w:tab/>
        <w:t>rAShTraBRutaM (anuSha~ggaM) jayAti</w:t>
      </w:r>
    </w:p>
    <w:p w14:paraId="258DE890" w14:textId="4846FECD" w:rsidR="00A46BEB" w:rsidRPr="001B788E" w:rsidRDefault="00A46BEB" w:rsidP="00A46BEB">
      <w:pPr>
        <w:rPr>
          <w:sz w:val="36"/>
          <w:szCs w:val="36"/>
        </w:rPr>
      </w:pPr>
      <w:r>
        <w:rPr>
          <w:sz w:val="36"/>
          <w:szCs w:val="36"/>
        </w:rPr>
        <w:t>(</w:t>
      </w:r>
      <w:r w:rsidRPr="001B788E">
        <w:rPr>
          <w:sz w:val="36"/>
          <w:szCs w:val="36"/>
        </w:rPr>
        <w:t>We have included this type also as this is followed at some schools</w:t>
      </w:r>
      <w:r>
        <w:rPr>
          <w:sz w:val="36"/>
          <w:szCs w:val="36"/>
        </w:rPr>
        <w:t>)</w:t>
      </w:r>
    </w:p>
    <w:p w14:paraId="501FAA3D" w14:textId="77777777" w:rsidR="00A46BEB" w:rsidRPr="001B788E" w:rsidRDefault="00A46BEB" w:rsidP="00A46BEB">
      <w:pPr>
        <w:rPr>
          <w:sz w:val="36"/>
          <w:szCs w:val="36"/>
        </w:rPr>
      </w:pPr>
      <w:r w:rsidRPr="001B788E">
        <w:rPr>
          <w:sz w:val="36"/>
          <w:szCs w:val="36"/>
        </w:rPr>
        <w:t>RuqtAqShAD RuqtadhA#mAq&amp;gnir-gandhaqrva-stasyauSha#dhay</w:t>
      </w:r>
      <w:r>
        <w:rPr>
          <w:sz w:val="36"/>
          <w:szCs w:val="36"/>
        </w:rPr>
        <w:t>O</w:t>
      </w:r>
      <w:r w:rsidRPr="001B788E">
        <w:rPr>
          <w:sz w:val="36"/>
          <w:szCs w:val="36"/>
        </w:rPr>
        <w:t>-&amp;Psaqrasaq Urj</w:t>
      </w:r>
      <w:r>
        <w:rPr>
          <w:sz w:val="36"/>
          <w:szCs w:val="36"/>
        </w:rPr>
        <w:t>O</w:t>
      </w:r>
      <w:r w:rsidRPr="001B788E">
        <w:rPr>
          <w:sz w:val="36"/>
          <w:szCs w:val="36"/>
        </w:rPr>
        <w:t>q nAmaq sa iqdaM brahma# kShaqtraM pA#tuq tA iqdaM brahma#kShaqtraM pA$ntuq tasmaiq svAhAq tAByaq ssvAhA#</w:t>
      </w:r>
    </w:p>
    <w:p w14:paraId="69D2BC67" w14:textId="77777777" w:rsidR="00A46BEB" w:rsidRPr="001B788E" w:rsidRDefault="00A46BEB" w:rsidP="00A46BEB">
      <w:pPr>
        <w:rPr>
          <w:sz w:val="36"/>
          <w:szCs w:val="36"/>
        </w:rPr>
      </w:pPr>
      <w:r w:rsidRPr="001B788E">
        <w:rPr>
          <w:sz w:val="36"/>
          <w:szCs w:val="36"/>
        </w:rPr>
        <w:t>sa(gm)hiqt</w:t>
      </w:r>
      <w:r>
        <w:rPr>
          <w:sz w:val="36"/>
          <w:szCs w:val="36"/>
        </w:rPr>
        <w:t>O</w:t>
      </w:r>
      <w:r w:rsidRPr="001B788E">
        <w:rPr>
          <w:sz w:val="36"/>
          <w:szCs w:val="36"/>
        </w:rPr>
        <w:t xml:space="preserve"> viqSvasA#mAq sUry</w:t>
      </w:r>
      <w:r>
        <w:rPr>
          <w:sz w:val="36"/>
          <w:szCs w:val="36"/>
        </w:rPr>
        <w:t>O</w:t>
      </w:r>
      <w:r w:rsidRPr="001B788E">
        <w:rPr>
          <w:sz w:val="36"/>
          <w:szCs w:val="36"/>
        </w:rPr>
        <w:t># gandhaqrvastasyaq marI#cay</w:t>
      </w:r>
      <w:r>
        <w:rPr>
          <w:sz w:val="36"/>
          <w:szCs w:val="36"/>
        </w:rPr>
        <w:t>O</w:t>
      </w:r>
      <w:r w:rsidRPr="001B788E">
        <w:rPr>
          <w:sz w:val="36"/>
          <w:szCs w:val="36"/>
        </w:rPr>
        <w:t xml:space="preserve"> &amp;Psaqrasa# Aqyuv</w:t>
      </w:r>
      <w:r>
        <w:rPr>
          <w:sz w:val="36"/>
          <w:szCs w:val="36"/>
        </w:rPr>
        <w:t>O</w:t>
      </w:r>
      <w:r w:rsidRPr="001B788E">
        <w:rPr>
          <w:sz w:val="36"/>
          <w:szCs w:val="36"/>
        </w:rPr>
        <w:t>q nAmaq sa iqdaM brahma# kShaqtraM pA#tuq tA iqdaM brahma# kShaqtraM pA$ntuq tasmaiq svAhAq tAByaq ssvAhA#</w:t>
      </w:r>
    </w:p>
    <w:p w14:paraId="549297E1" w14:textId="77777777" w:rsidR="00A46BEB" w:rsidRPr="001B788E" w:rsidRDefault="00A46BEB" w:rsidP="00A46BEB">
      <w:pPr>
        <w:rPr>
          <w:sz w:val="36"/>
          <w:szCs w:val="36"/>
        </w:rPr>
      </w:pPr>
      <w:r w:rsidRPr="001B788E">
        <w:rPr>
          <w:sz w:val="36"/>
          <w:szCs w:val="36"/>
        </w:rPr>
        <w:t>saShuqmna ssUrya#raSmiScaqndramA# gandhaqrvastasyaq nakSha#trANyaPsaqras</w:t>
      </w:r>
      <w:r>
        <w:rPr>
          <w:sz w:val="36"/>
          <w:szCs w:val="36"/>
        </w:rPr>
        <w:t>O</w:t>
      </w:r>
      <w:r w:rsidRPr="001B788E">
        <w:rPr>
          <w:sz w:val="36"/>
          <w:szCs w:val="36"/>
        </w:rPr>
        <w:t xml:space="preserve"># </w:t>
      </w:r>
    </w:p>
    <w:p w14:paraId="16D97220" w14:textId="77777777" w:rsidR="00A46BEB" w:rsidRPr="001B788E" w:rsidRDefault="00A46BEB" w:rsidP="00A46BEB">
      <w:pPr>
        <w:rPr>
          <w:sz w:val="36"/>
          <w:szCs w:val="36"/>
        </w:rPr>
      </w:pPr>
      <w:r w:rsidRPr="001B788E">
        <w:rPr>
          <w:sz w:val="36"/>
          <w:szCs w:val="36"/>
        </w:rPr>
        <w:lastRenderedPageBreak/>
        <w:t>b</w:t>
      </w:r>
      <w:r>
        <w:rPr>
          <w:sz w:val="36"/>
          <w:szCs w:val="36"/>
        </w:rPr>
        <w:t>E</w:t>
      </w:r>
      <w:r w:rsidRPr="001B788E">
        <w:rPr>
          <w:sz w:val="36"/>
          <w:szCs w:val="36"/>
        </w:rPr>
        <w:t>qkura#y</w:t>
      </w:r>
      <w:r>
        <w:rPr>
          <w:sz w:val="36"/>
          <w:szCs w:val="36"/>
        </w:rPr>
        <w:t>O</w:t>
      </w:r>
      <w:r w:rsidRPr="001B788E">
        <w:rPr>
          <w:sz w:val="36"/>
          <w:szCs w:val="36"/>
        </w:rPr>
        <w:t>q nAmaq sa iqdaM brahma# kShaqtraM pA#tuq tA iqdaM brahma# kShaqtraM pA$ntuq tasmaiq svAhAq tAByaq ssvAhA#</w:t>
      </w:r>
    </w:p>
    <w:p w14:paraId="2EFBF1DE" w14:textId="77777777" w:rsidR="00A46BEB" w:rsidRPr="001B788E" w:rsidRDefault="00A46BEB" w:rsidP="00A46BEB">
      <w:pPr>
        <w:rPr>
          <w:sz w:val="36"/>
          <w:szCs w:val="36"/>
        </w:rPr>
      </w:pPr>
      <w:r w:rsidRPr="001B788E">
        <w:rPr>
          <w:sz w:val="36"/>
          <w:szCs w:val="36"/>
        </w:rPr>
        <w:t>Buqjyussu#paqrN</w:t>
      </w:r>
      <w:r>
        <w:rPr>
          <w:sz w:val="36"/>
          <w:szCs w:val="36"/>
        </w:rPr>
        <w:t>O</w:t>
      </w:r>
      <w:r w:rsidRPr="001B788E">
        <w:rPr>
          <w:sz w:val="36"/>
          <w:szCs w:val="36"/>
        </w:rPr>
        <w:t xml:space="preserve"> yaqj~j</w:t>
      </w:r>
      <w:r>
        <w:rPr>
          <w:sz w:val="36"/>
          <w:szCs w:val="36"/>
        </w:rPr>
        <w:t>O</w:t>
      </w:r>
      <w:r w:rsidRPr="001B788E">
        <w:rPr>
          <w:sz w:val="36"/>
          <w:szCs w:val="36"/>
        </w:rPr>
        <w:t xml:space="preserve"> ga#ndhaqrvastasyaq dakShi#NA aPsaqrasa#-sstaqvA nAmaq sa iqdaM brahma# kShaqtraM pA#tuq tA iqdaM brahma# kShaqtraM pA$ntuq tasmaiq svAhAq tAByaq ssvAhA$ </w:t>
      </w:r>
    </w:p>
    <w:p w14:paraId="127AACFD" w14:textId="77777777" w:rsidR="00A46BEB" w:rsidRPr="001B788E" w:rsidRDefault="00A46BEB" w:rsidP="00A46BEB">
      <w:pPr>
        <w:rPr>
          <w:sz w:val="36"/>
          <w:szCs w:val="36"/>
        </w:rPr>
      </w:pPr>
      <w:r w:rsidRPr="001B788E">
        <w:rPr>
          <w:sz w:val="36"/>
          <w:szCs w:val="36"/>
        </w:rPr>
        <w:t>praqjApa#tir viqSvaka#rmAq man</w:t>
      </w:r>
      <w:r>
        <w:rPr>
          <w:sz w:val="36"/>
          <w:szCs w:val="36"/>
        </w:rPr>
        <w:t>O</w:t>
      </w:r>
      <w:r w:rsidRPr="001B788E">
        <w:rPr>
          <w:sz w:val="36"/>
          <w:szCs w:val="36"/>
        </w:rPr>
        <w:t># gandhaqrvastasya#r^^KsAqmAnya#Psaqras</w:t>
      </w:r>
      <w:r>
        <w:rPr>
          <w:sz w:val="36"/>
          <w:szCs w:val="36"/>
        </w:rPr>
        <w:t>O</w:t>
      </w:r>
      <w:r w:rsidRPr="001B788E">
        <w:rPr>
          <w:sz w:val="36"/>
          <w:szCs w:val="36"/>
        </w:rPr>
        <w:t xml:space="preserve">q </w:t>
      </w:r>
    </w:p>
    <w:p w14:paraId="074B2980" w14:textId="77777777" w:rsidR="00A46BEB" w:rsidRPr="001B788E" w:rsidRDefault="00A46BEB" w:rsidP="00A46BEB">
      <w:pPr>
        <w:rPr>
          <w:sz w:val="36"/>
          <w:szCs w:val="36"/>
        </w:rPr>
      </w:pPr>
      <w:r w:rsidRPr="001B788E">
        <w:rPr>
          <w:sz w:val="36"/>
          <w:szCs w:val="36"/>
        </w:rPr>
        <w:t>vahna#y</w:t>
      </w:r>
      <w:r>
        <w:rPr>
          <w:sz w:val="36"/>
          <w:szCs w:val="36"/>
        </w:rPr>
        <w:t>O</w:t>
      </w:r>
      <w:r w:rsidRPr="001B788E">
        <w:rPr>
          <w:sz w:val="36"/>
          <w:szCs w:val="36"/>
        </w:rPr>
        <w:t>q nAmaq sa iqdaM brahma# kShaqtraM pA#tuq tA iqdaM brahma# kShaqtraM pA$ntuq tasmaiq svAhAq tABya ssvAh</w:t>
      </w:r>
      <w:r>
        <w:rPr>
          <w:sz w:val="36"/>
          <w:szCs w:val="36"/>
        </w:rPr>
        <w:t>E</w:t>
      </w:r>
      <w:r w:rsidRPr="001B788E">
        <w:rPr>
          <w:sz w:val="36"/>
          <w:szCs w:val="36"/>
        </w:rPr>
        <w:t xml:space="preserve"># </w:t>
      </w:r>
    </w:p>
    <w:p w14:paraId="6983C0D4" w14:textId="77777777" w:rsidR="00A46BEB" w:rsidRPr="001B788E" w:rsidRDefault="00A46BEB" w:rsidP="00A46BEB">
      <w:pPr>
        <w:rPr>
          <w:sz w:val="36"/>
          <w:szCs w:val="36"/>
        </w:rPr>
      </w:pPr>
      <w:r w:rsidRPr="001B788E">
        <w:rPr>
          <w:sz w:val="36"/>
          <w:szCs w:val="36"/>
        </w:rPr>
        <w:t>Shiqr</w:t>
      </w:r>
      <w:r>
        <w:rPr>
          <w:sz w:val="36"/>
          <w:szCs w:val="36"/>
        </w:rPr>
        <w:t>O</w:t>
      </w:r>
      <w:r w:rsidRPr="001B788E">
        <w:rPr>
          <w:sz w:val="36"/>
          <w:szCs w:val="36"/>
        </w:rPr>
        <w:t xml:space="preserve"> viqSvavya#cAq vAt</w:t>
      </w:r>
      <w:r>
        <w:rPr>
          <w:sz w:val="36"/>
          <w:szCs w:val="36"/>
        </w:rPr>
        <w:t>O</w:t>
      </w:r>
      <w:r w:rsidRPr="001B788E">
        <w:rPr>
          <w:sz w:val="36"/>
          <w:szCs w:val="36"/>
        </w:rPr>
        <w:t># gandhaqrva</w:t>
      </w:r>
      <w:r>
        <w:rPr>
          <w:sz w:val="36"/>
          <w:szCs w:val="36"/>
        </w:rPr>
        <w:t>-</w:t>
      </w:r>
      <w:r w:rsidRPr="001B788E">
        <w:rPr>
          <w:sz w:val="36"/>
          <w:szCs w:val="36"/>
        </w:rPr>
        <w:t>stasyAp</w:t>
      </w:r>
      <w:r>
        <w:rPr>
          <w:sz w:val="36"/>
          <w:szCs w:val="36"/>
        </w:rPr>
        <w:t>O</w:t>
      </w:r>
      <w:r w:rsidRPr="001B788E">
        <w:rPr>
          <w:sz w:val="36"/>
          <w:szCs w:val="36"/>
        </w:rPr>
        <w:t>$&amp;Psaqras</w:t>
      </w:r>
      <w:r>
        <w:rPr>
          <w:sz w:val="36"/>
          <w:szCs w:val="36"/>
        </w:rPr>
        <w:t>O</w:t>
      </w:r>
      <w:r w:rsidRPr="001B788E">
        <w:rPr>
          <w:sz w:val="36"/>
          <w:szCs w:val="36"/>
        </w:rPr>
        <w:t xml:space="preserve"># muqdA nAmaq sa iqdaM brahma# kShaqtraM pA#tuq tA iqdaM brahma# kShaqtraM pA$ntuq </w:t>
      </w:r>
    </w:p>
    <w:p w14:paraId="7E898118" w14:textId="77777777" w:rsidR="00A46BEB" w:rsidRDefault="00A46BEB" w:rsidP="00A46BEB">
      <w:pPr>
        <w:rPr>
          <w:sz w:val="36"/>
          <w:szCs w:val="36"/>
        </w:rPr>
      </w:pPr>
      <w:r w:rsidRPr="001B788E">
        <w:rPr>
          <w:sz w:val="36"/>
          <w:szCs w:val="36"/>
        </w:rPr>
        <w:t>tasmaiq svAhAq tAByaq ssvAhAq</w:t>
      </w:r>
      <w:r>
        <w:rPr>
          <w:sz w:val="36"/>
          <w:szCs w:val="36"/>
        </w:rPr>
        <w:t xml:space="preserve"> </w:t>
      </w:r>
    </w:p>
    <w:p w14:paraId="7C2A6E20" w14:textId="77777777" w:rsidR="00A46BEB" w:rsidRPr="001B788E" w:rsidRDefault="00A46BEB" w:rsidP="00A46BEB">
      <w:pPr>
        <w:rPr>
          <w:sz w:val="36"/>
          <w:szCs w:val="36"/>
        </w:rPr>
      </w:pPr>
      <w:r w:rsidRPr="001B788E">
        <w:rPr>
          <w:sz w:val="36"/>
          <w:szCs w:val="36"/>
        </w:rPr>
        <w:t>Buva#nasya pat</w:t>
      </w:r>
      <w:r>
        <w:rPr>
          <w:sz w:val="36"/>
          <w:szCs w:val="36"/>
        </w:rPr>
        <w:t>E</w:t>
      </w:r>
      <w:r w:rsidRPr="001B788E">
        <w:rPr>
          <w:sz w:val="36"/>
          <w:szCs w:val="36"/>
        </w:rPr>
        <w:t xml:space="preserve">q yasya#ta uqpari# gRuqhA iqha ca# | </w:t>
      </w:r>
    </w:p>
    <w:p w14:paraId="02CFBDEF" w14:textId="77777777" w:rsidR="00A46BEB" w:rsidRPr="001B788E" w:rsidRDefault="00A46BEB" w:rsidP="00A46BEB">
      <w:pPr>
        <w:rPr>
          <w:sz w:val="36"/>
          <w:szCs w:val="36"/>
        </w:rPr>
      </w:pPr>
      <w:r w:rsidRPr="001B788E">
        <w:rPr>
          <w:sz w:val="36"/>
          <w:szCs w:val="36"/>
        </w:rPr>
        <w:t>san</w:t>
      </w:r>
      <w:r>
        <w:rPr>
          <w:sz w:val="36"/>
          <w:szCs w:val="36"/>
        </w:rPr>
        <w:t>O</w:t>
      </w:r>
      <w:r w:rsidRPr="001B788E">
        <w:rPr>
          <w:sz w:val="36"/>
          <w:szCs w:val="36"/>
        </w:rPr>
        <w:t># rAqsvAjyA#ni(gm) rAqyasp</w:t>
      </w:r>
      <w:r>
        <w:rPr>
          <w:sz w:val="36"/>
          <w:szCs w:val="36"/>
        </w:rPr>
        <w:t>O</w:t>
      </w:r>
      <w:r w:rsidRPr="001B788E">
        <w:rPr>
          <w:sz w:val="36"/>
          <w:szCs w:val="36"/>
        </w:rPr>
        <w:t xml:space="preserve">Sha(gm)# suqvIrya(gm)# saMva~MthsaqrINA(gg)# </w:t>
      </w:r>
    </w:p>
    <w:p w14:paraId="76B63A7C" w14:textId="77777777" w:rsidR="00A46BEB" w:rsidRPr="001B788E" w:rsidRDefault="00A46BEB" w:rsidP="00A46BEB">
      <w:pPr>
        <w:rPr>
          <w:sz w:val="36"/>
          <w:szCs w:val="36"/>
        </w:rPr>
      </w:pPr>
      <w:r w:rsidRPr="001B788E">
        <w:rPr>
          <w:sz w:val="36"/>
          <w:szCs w:val="36"/>
        </w:rPr>
        <w:t xml:space="preserve">svaqsti(gg) svAhA# </w:t>
      </w:r>
    </w:p>
    <w:p w14:paraId="47EE9DE3" w14:textId="77777777" w:rsidR="00A46BEB" w:rsidRPr="001B788E" w:rsidRDefault="00A46BEB" w:rsidP="00A46BEB">
      <w:pPr>
        <w:rPr>
          <w:sz w:val="36"/>
          <w:szCs w:val="36"/>
        </w:rPr>
      </w:pPr>
      <w:r w:rsidRPr="001B788E">
        <w:rPr>
          <w:sz w:val="36"/>
          <w:szCs w:val="36"/>
        </w:rPr>
        <w:t>param</w:t>
      </w:r>
      <w:r>
        <w:rPr>
          <w:sz w:val="36"/>
          <w:szCs w:val="36"/>
        </w:rPr>
        <w:t>E</w:t>
      </w:r>
      <w:r w:rsidRPr="001B788E">
        <w:rPr>
          <w:sz w:val="36"/>
          <w:szCs w:val="36"/>
        </w:rPr>
        <w:t>qShThyadhi#patir mRuqtyur ga#ndhaqrvastasyaq viSva#maPsaqras</w:t>
      </w:r>
      <w:r>
        <w:rPr>
          <w:sz w:val="36"/>
          <w:szCs w:val="36"/>
        </w:rPr>
        <w:t>O</w:t>
      </w:r>
      <w:r w:rsidRPr="001B788E">
        <w:rPr>
          <w:sz w:val="36"/>
          <w:szCs w:val="36"/>
        </w:rPr>
        <w:t>q Buv</w:t>
      </w:r>
      <w:r>
        <w:rPr>
          <w:sz w:val="36"/>
          <w:szCs w:val="36"/>
        </w:rPr>
        <w:t>O</w:t>
      </w:r>
      <w:r w:rsidRPr="001B788E">
        <w:rPr>
          <w:sz w:val="36"/>
          <w:szCs w:val="36"/>
        </w:rPr>
        <w:t xml:space="preserve">q nAmaq sa iqdaM brahma# kShaqtraM pA#tuq tA iqdaM brahma# kShaqtraM pA$ntuq </w:t>
      </w:r>
    </w:p>
    <w:p w14:paraId="282BDB2B" w14:textId="77777777" w:rsidR="00A46BEB" w:rsidRPr="001B788E" w:rsidRDefault="00A46BEB" w:rsidP="00A46BEB">
      <w:pPr>
        <w:rPr>
          <w:sz w:val="36"/>
          <w:szCs w:val="36"/>
        </w:rPr>
      </w:pPr>
      <w:r w:rsidRPr="001B788E">
        <w:rPr>
          <w:sz w:val="36"/>
          <w:szCs w:val="36"/>
        </w:rPr>
        <w:t>tasmaiq svAhAq tAByaq ssvAhA#</w:t>
      </w:r>
    </w:p>
    <w:p w14:paraId="3583C1F6" w14:textId="77777777" w:rsidR="00A46BEB" w:rsidRPr="001B788E" w:rsidRDefault="00A46BEB" w:rsidP="00A46BEB">
      <w:pPr>
        <w:rPr>
          <w:sz w:val="36"/>
          <w:szCs w:val="36"/>
        </w:rPr>
      </w:pPr>
    </w:p>
    <w:p w14:paraId="1AB4BCD5" w14:textId="77777777" w:rsidR="00A46BEB" w:rsidRPr="001B788E" w:rsidRDefault="00A46BEB" w:rsidP="00A46BEB">
      <w:pPr>
        <w:rPr>
          <w:sz w:val="36"/>
          <w:szCs w:val="36"/>
        </w:rPr>
      </w:pPr>
      <w:proofErr w:type="gramStart"/>
      <w:r w:rsidRPr="001B788E">
        <w:rPr>
          <w:sz w:val="36"/>
          <w:szCs w:val="36"/>
        </w:rPr>
        <w:t>sukShiqti</w:t>
      </w:r>
      <w:proofErr w:type="gramEnd"/>
      <w:r w:rsidRPr="001B788E">
        <w:rPr>
          <w:sz w:val="36"/>
          <w:szCs w:val="36"/>
        </w:rPr>
        <w:t xml:space="preserve"> ssuBU#tir BadraqkRuth suva#rvAn paqrjany</w:t>
      </w:r>
      <w:r>
        <w:rPr>
          <w:sz w:val="36"/>
          <w:szCs w:val="36"/>
        </w:rPr>
        <w:t>O</w:t>
      </w:r>
      <w:r w:rsidRPr="001B788E">
        <w:rPr>
          <w:sz w:val="36"/>
          <w:szCs w:val="36"/>
        </w:rPr>
        <w:t># gandhaqrvastasya# viqdyut</w:t>
      </w:r>
      <w:r>
        <w:rPr>
          <w:sz w:val="36"/>
          <w:szCs w:val="36"/>
        </w:rPr>
        <w:t>O</w:t>
      </w:r>
      <w:r w:rsidRPr="001B788E">
        <w:rPr>
          <w:sz w:val="36"/>
          <w:szCs w:val="36"/>
        </w:rPr>
        <w:t>$ &amp;Psaqras</w:t>
      </w:r>
      <w:r>
        <w:rPr>
          <w:sz w:val="36"/>
          <w:szCs w:val="36"/>
        </w:rPr>
        <w:t>O</w:t>
      </w:r>
      <w:r w:rsidRPr="001B788E">
        <w:rPr>
          <w:sz w:val="36"/>
          <w:szCs w:val="36"/>
        </w:rPr>
        <w:t>q ruc</w:t>
      </w:r>
      <w:r>
        <w:rPr>
          <w:sz w:val="36"/>
          <w:szCs w:val="36"/>
        </w:rPr>
        <w:t>O</w:t>
      </w:r>
      <w:r w:rsidRPr="001B788E">
        <w:rPr>
          <w:sz w:val="36"/>
          <w:szCs w:val="36"/>
        </w:rPr>
        <w:t>q nAmaq sa iqdaM brahma# kShaqtraM pA#tuq tA iqdaM brahma# kShaqtraM pA$ntuq tasmaiq svAhAq tAByaq ssvAhA#</w:t>
      </w:r>
    </w:p>
    <w:p w14:paraId="22BCEF47" w14:textId="77777777" w:rsidR="00A46BEB" w:rsidRPr="001B788E" w:rsidRDefault="00A46BEB" w:rsidP="00A46BEB">
      <w:pPr>
        <w:rPr>
          <w:sz w:val="36"/>
          <w:szCs w:val="36"/>
        </w:rPr>
      </w:pPr>
    </w:p>
    <w:p w14:paraId="45343D9A" w14:textId="77777777" w:rsidR="00A46BEB" w:rsidRPr="001B788E" w:rsidRDefault="00A46BEB" w:rsidP="00A46BEB">
      <w:pPr>
        <w:rPr>
          <w:sz w:val="36"/>
          <w:szCs w:val="36"/>
        </w:rPr>
      </w:pPr>
      <w:r w:rsidRPr="001B788E">
        <w:rPr>
          <w:sz w:val="36"/>
          <w:szCs w:val="36"/>
        </w:rPr>
        <w:t>dUqr</w:t>
      </w:r>
      <w:r>
        <w:rPr>
          <w:sz w:val="36"/>
          <w:szCs w:val="36"/>
        </w:rPr>
        <w:t>E</w:t>
      </w:r>
      <w:r w:rsidRPr="001B788E">
        <w:rPr>
          <w:sz w:val="36"/>
          <w:szCs w:val="36"/>
        </w:rPr>
        <w:t>h</w:t>
      </w:r>
      <w:r>
        <w:rPr>
          <w:sz w:val="36"/>
          <w:szCs w:val="36"/>
        </w:rPr>
        <w:t>E</w:t>
      </w:r>
      <w:r w:rsidRPr="001B788E">
        <w:rPr>
          <w:sz w:val="36"/>
          <w:szCs w:val="36"/>
        </w:rPr>
        <w:t>#tiramRuDaqy</w:t>
      </w:r>
      <w:r>
        <w:rPr>
          <w:sz w:val="36"/>
          <w:szCs w:val="36"/>
        </w:rPr>
        <w:t>O</w:t>
      </w:r>
      <w:r w:rsidRPr="001B788E">
        <w:rPr>
          <w:sz w:val="36"/>
          <w:szCs w:val="36"/>
        </w:rPr>
        <w:t xml:space="preserve"> mRuqtyur ga#ndhaqrvastasya# praqjA a#Psaqras</w:t>
      </w:r>
      <w:r>
        <w:rPr>
          <w:sz w:val="36"/>
          <w:szCs w:val="36"/>
        </w:rPr>
        <w:t>O</w:t>
      </w:r>
      <w:r w:rsidRPr="001B788E">
        <w:rPr>
          <w:sz w:val="36"/>
          <w:szCs w:val="36"/>
        </w:rPr>
        <w:t># BIqruv</w:t>
      </w:r>
      <w:r>
        <w:rPr>
          <w:sz w:val="36"/>
          <w:szCs w:val="36"/>
        </w:rPr>
        <w:t>O</w:t>
      </w:r>
      <w:r w:rsidRPr="001B788E">
        <w:rPr>
          <w:sz w:val="36"/>
          <w:szCs w:val="36"/>
        </w:rPr>
        <w:t xml:space="preserve">q nAmaq sa iqdaM brahma# kShaqtraM pA#tuq tA iqdaM brahma# kShaqtraM pA$ntuq </w:t>
      </w:r>
    </w:p>
    <w:p w14:paraId="002C0960" w14:textId="77777777" w:rsidR="00A46BEB" w:rsidRPr="001B788E" w:rsidRDefault="00A46BEB" w:rsidP="00A46BEB">
      <w:pPr>
        <w:rPr>
          <w:sz w:val="36"/>
          <w:szCs w:val="36"/>
        </w:rPr>
      </w:pPr>
      <w:r w:rsidRPr="001B788E">
        <w:rPr>
          <w:sz w:val="36"/>
          <w:szCs w:val="36"/>
        </w:rPr>
        <w:t>tasmaiq svAhAq tAByaq ssvAhAq</w:t>
      </w:r>
    </w:p>
    <w:p w14:paraId="347065D7" w14:textId="77777777" w:rsidR="00A46BEB" w:rsidRPr="001B788E" w:rsidRDefault="00A46BEB" w:rsidP="00A46BEB">
      <w:pPr>
        <w:rPr>
          <w:sz w:val="36"/>
          <w:szCs w:val="36"/>
        </w:rPr>
      </w:pPr>
    </w:p>
    <w:p w14:paraId="56FFCB43" w14:textId="77777777" w:rsidR="00A46BEB" w:rsidRPr="001B788E" w:rsidRDefault="00A46BEB" w:rsidP="00A46BEB">
      <w:pPr>
        <w:rPr>
          <w:sz w:val="36"/>
          <w:szCs w:val="36"/>
        </w:rPr>
      </w:pPr>
      <w:r w:rsidRPr="001B788E">
        <w:rPr>
          <w:sz w:val="36"/>
          <w:szCs w:val="36"/>
        </w:rPr>
        <w:t>cAru#H kRupaNakAqSI kAm</w:t>
      </w:r>
      <w:r>
        <w:rPr>
          <w:sz w:val="36"/>
          <w:szCs w:val="36"/>
        </w:rPr>
        <w:t>O</w:t>
      </w:r>
      <w:r w:rsidRPr="001B788E">
        <w:rPr>
          <w:sz w:val="36"/>
          <w:szCs w:val="36"/>
        </w:rPr>
        <w:t># gandhaqrvasta-syAqdhay</w:t>
      </w:r>
      <w:r>
        <w:rPr>
          <w:sz w:val="36"/>
          <w:szCs w:val="36"/>
        </w:rPr>
        <w:t>O</w:t>
      </w:r>
      <w:r w:rsidRPr="001B788E">
        <w:rPr>
          <w:sz w:val="36"/>
          <w:szCs w:val="36"/>
        </w:rPr>
        <w:t>$Psaqrasa#-SS</w:t>
      </w:r>
      <w:r>
        <w:rPr>
          <w:sz w:val="36"/>
          <w:szCs w:val="36"/>
        </w:rPr>
        <w:t>O</w:t>
      </w:r>
      <w:r w:rsidRPr="001B788E">
        <w:rPr>
          <w:sz w:val="36"/>
          <w:szCs w:val="36"/>
        </w:rPr>
        <w:t>qcaya#ntIqr nAmaq sa iqdaM brahma# kShaqtraM pA#tuq tA iqdaM brahma# kShaqtraM pA$ntuq tasmaiq svAhAq tAByaq ssvAhAq</w:t>
      </w:r>
    </w:p>
    <w:p w14:paraId="2E25AF9E" w14:textId="77777777" w:rsidR="00A46BEB" w:rsidRPr="001B788E" w:rsidRDefault="00A46BEB" w:rsidP="00A46BEB">
      <w:pPr>
        <w:rPr>
          <w:sz w:val="36"/>
          <w:szCs w:val="36"/>
        </w:rPr>
      </w:pPr>
      <w:r w:rsidRPr="001B788E">
        <w:rPr>
          <w:sz w:val="36"/>
          <w:szCs w:val="36"/>
        </w:rPr>
        <w:t>sa n</w:t>
      </w:r>
      <w:r>
        <w:rPr>
          <w:sz w:val="36"/>
          <w:szCs w:val="36"/>
        </w:rPr>
        <w:t>O</w:t>
      </w:r>
      <w:r w:rsidRPr="001B788E">
        <w:rPr>
          <w:sz w:val="36"/>
          <w:szCs w:val="36"/>
        </w:rPr>
        <w:t># Buvanasya pat</w:t>
      </w:r>
      <w:r>
        <w:rPr>
          <w:sz w:val="36"/>
          <w:szCs w:val="36"/>
        </w:rPr>
        <w:t>E</w:t>
      </w:r>
      <w:r w:rsidRPr="001B788E">
        <w:rPr>
          <w:sz w:val="36"/>
          <w:szCs w:val="36"/>
        </w:rPr>
        <w:t xml:space="preserve">q yasya#ta uqpari# gRuqhA iqha ca# | </w:t>
      </w:r>
    </w:p>
    <w:p w14:paraId="27A17DB7" w14:textId="76CF17E9" w:rsidR="00A46BEB" w:rsidRDefault="00A46BEB" w:rsidP="00A46BEB">
      <w:pPr>
        <w:autoSpaceDE w:val="0"/>
        <w:autoSpaceDN w:val="0"/>
        <w:adjustRightInd w:val="0"/>
        <w:spacing w:after="0" w:line="240" w:lineRule="auto"/>
        <w:rPr>
          <w:color w:val="000000"/>
          <w:sz w:val="36"/>
          <w:szCs w:val="36"/>
          <w:lang w:bidi="hi-IN"/>
        </w:rPr>
      </w:pPr>
      <w:r w:rsidRPr="001B788E">
        <w:rPr>
          <w:sz w:val="36"/>
          <w:szCs w:val="36"/>
        </w:rPr>
        <w:t>uqru brahma#N</w:t>
      </w:r>
      <w:r>
        <w:rPr>
          <w:sz w:val="36"/>
          <w:szCs w:val="36"/>
        </w:rPr>
        <w:t>E</w:t>
      </w:r>
      <w:r w:rsidRPr="001B788E">
        <w:rPr>
          <w:sz w:val="36"/>
          <w:szCs w:val="36"/>
        </w:rPr>
        <w:t>qsmai kShaqtrAyaq mahiq Sarma# yacCaq svAhA$ | (20B) (9B)</w:t>
      </w:r>
    </w:p>
    <w:p w14:paraId="125258DE" w14:textId="77777777" w:rsidR="005E264F" w:rsidRDefault="005E264F" w:rsidP="00BE419B">
      <w:pPr>
        <w:autoSpaceDE w:val="0"/>
        <w:autoSpaceDN w:val="0"/>
        <w:adjustRightInd w:val="0"/>
        <w:spacing w:after="0" w:line="240" w:lineRule="auto"/>
        <w:rPr>
          <w:color w:val="000000"/>
          <w:sz w:val="36"/>
          <w:szCs w:val="36"/>
          <w:lang w:bidi="hi-IN"/>
        </w:rPr>
      </w:pPr>
    </w:p>
    <w:p w14:paraId="4D709520" w14:textId="20555E8E"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w:t>
      </w:r>
      <w:r w:rsidR="002F6162">
        <w:rPr>
          <w:color w:val="000000"/>
          <w:sz w:val="36"/>
          <w:szCs w:val="36"/>
          <w:lang w:bidi="hi-IN"/>
        </w:rPr>
        <w:t>5</w:t>
      </w:r>
      <w:r w:rsidR="002F6162">
        <w:rPr>
          <w:color w:val="000000"/>
          <w:sz w:val="36"/>
          <w:szCs w:val="36"/>
          <w:lang w:bidi="hi-IN"/>
        </w:rPr>
        <w:tab/>
      </w:r>
      <w:r>
        <w:rPr>
          <w:color w:val="000000"/>
          <w:sz w:val="36"/>
          <w:szCs w:val="36"/>
          <w:lang w:bidi="hi-IN"/>
        </w:rPr>
        <w:tab/>
        <w:t>sarpa sUktaM</w:t>
      </w:r>
    </w:p>
    <w:p w14:paraId="7315BB5F" w14:textId="4A9F7DF6"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4.2.8.3 for para</w:t>
      </w:r>
      <w:del w:id="3" w:author="Microsoft account" w:date="2026-09-20T08:50:00Z">
        <w:r w:rsidDel="00605939">
          <w:rPr>
            <w:color w:val="000000"/>
            <w:sz w:val="36"/>
            <w:szCs w:val="36"/>
            <w:lang w:bidi="hi-IN"/>
          </w:rPr>
          <w:delText xml:space="preserve"> nO. </w:delText>
        </w:r>
      </w:del>
      <w:ins w:id="4" w:author="Microsoft account" w:date="2026-09-20T08:50:00Z">
        <w:r w:rsidR="00605939">
          <w:rPr>
            <w:color w:val="000000"/>
            <w:sz w:val="36"/>
            <w:szCs w:val="36"/>
            <w:lang w:bidi="hi-IN"/>
          </w:rPr>
          <w:t xml:space="preserve"> </w:t>
        </w:r>
      </w:ins>
      <w:r>
        <w:rPr>
          <w:color w:val="000000"/>
          <w:sz w:val="36"/>
          <w:szCs w:val="36"/>
          <w:lang w:bidi="hi-IN"/>
        </w:rPr>
        <w:t>21</w:t>
      </w:r>
    </w:p>
    <w:p w14:paraId="23C2280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namO# astu saqrpEByOq yE kE ca# pRuthiqvI manu# | </w:t>
      </w:r>
    </w:p>
    <w:p w14:paraId="6A8703A3"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aqntari#kShEq yE diqvi tEBya# ssaqrpEByOq </w:t>
      </w:r>
    </w:p>
    <w:p w14:paraId="58A375A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nama#H |</w:t>
      </w:r>
      <w:r w:rsidR="007B6D2D">
        <w:rPr>
          <w:color w:val="000000"/>
          <w:sz w:val="36"/>
          <w:szCs w:val="36"/>
          <w:lang w:bidi="hi-IN"/>
        </w:rPr>
        <w:t xml:space="preserve"> </w:t>
      </w:r>
      <w:r>
        <w:rPr>
          <w:color w:val="000000"/>
          <w:sz w:val="36"/>
          <w:szCs w:val="36"/>
          <w:lang w:bidi="hi-IN"/>
        </w:rPr>
        <w:t>yE#&amp;dO rO#caqnE diqvO yE vAq sUrya#sya raqSmiShu# |</w:t>
      </w:r>
      <w:r w:rsidR="007B6D2D">
        <w:rPr>
          <w:color w:val="000000"/>
          <w:sz w:val="36"/>
          <w:szCs w:val="36"/>
          <w:lang w:bidi="hi-IN"/>
        </w:rPr>
        <w:t xml:space="preserve"> </w:t>
      </w:r>
      <w:r>
        <w:rPr>
          <w:color w:val="000000"/>
          <w:sz w:val="36"/>
          <w:szCs w:val="36"/>
          <w:lang w:bidi="hi-IN"/>
        </w:rPr>
        <w:t xml:space="preserve">yEShA#maqPsu sada#H kRuqtaM tEBya# </w:t>
      </w:r>
      <w:r>
        <w:rPr>
          <w:color w:val="000000"/>
          <w:sz w:val="36"/>
          <w:szCs w:val="36"/>
          <w:lang w:bidi="hi-IN"/>
        </w:rPr>
        <w:lastRenderedPageBreak/>
        <w:t>ssaqrpEByOq nama#H |</w:t>
      </w:r>
      <w:r w:rsidR="007B6D2D">
        <w:rPr>
          <w:color w:val="000000"/>
          <w:sz w:val="36"/>
          <w:szCs w:val="36"/>
          <w:lang w:bidi="hi-IN"/>
        </w:rPr>
        <w:t xml:space="preserve"> </w:t>
      </w:r>
      <w:r>
        <w:rPr>
          <w:color w:val="000000"/>
          <w:sz w:val="36"/>
          <w:szCs w:val="36"/>
          <w:lang w:bidi="hi-IN"/>
        </w:rPr>
        <w:t>yA iSha#vO yAtuq dhAnA#nAqM ~MyE vAq vanaqspatIq(gm)q ranu# |</w:t>
      </w:r>
      <w:r w:rsidR="007B6D2D">
        <w:rPr>
          <w:color w:val="000000"/>
          <w:sz w:val="36"/>
          <w:szCs w:val="36"/>
          <w:lang w:bidi="hi-IN"/>
        </w:rPr>
        <w:t xml:space="preserve"> </w:t>
      </w:r>
      <w:r>
        <w:rPr>
          <w:color w:val="000000"/>
          <w:sz w:val="36"/>
          <w:szCs w:val="36"/>
          <w:lang w:bidi="hi-IN"/>
        </w:rPr>
        <w:t>yE vA#&amp;vaqTEShuq SEra#tEq tEBya# ssaqrpEByOq nama#H || 21 (10)</w:t>
      </w:r>
    </w:p>
    <w:p w14:paraId="23D05538" w14:textId="77777777" w:rsidR="00E554D7" w:rsidRDefault="00E554D7" w:rsidP="00BE419B">
      <w:pPr>
        <w:autoSpaceDE w:val="0"/>
        <w:autoSpaceDN w:val="0"/>
        <w:adjustRightInd w:val="0"/>
        <w:spacing w:after="0" w:line="240" w:lineRule="auto"/>
        <w:rPr>
          <w:color w:val="000000"/>
          <w:sz w:val="36"/>
          <w:szCs w:val="36"/>
          <w:lang w:bidi="hi-IN"/>
        </w:rPr>
      </w:pPr>
    </w:p>
    <w:p w14:paraId="11E58806" w14:textId="77777777" w:rsidR="00BE419B" w:rsidRDefault="00BE419B" w:rsidP="00BE419B">
      <w:pPr>
        <w:autoSpaceDE w:val="0"/>
        <w:autoSpaceDN w:val="0"/>
        <w:adjustRightInd w:val="0"/>
        <w:spacing w:after="0" w:line="240" w:lineRule="auto"/>
        <w:rPr>
          <w:color w:val="000000"/>
          <w:sz w:val="36"/>
          <w:szCs w:val="36"/>
          <w:lang w:bidi="hi-IN"/>
        </w:rPr>
      </w:pPr>
    </w:p>
    <w:p w14:paraId="2DA0076D" w14:textId="4A4AE0EF"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1.</w:t>
      </w:r>
      <w:proofErr w:type="gramEnd"/>
      <w:del w:id="5" w:author="Microsoft account" w:date="2026-09-20T08:23:00Z">
        <w:r w:rsidDel="002F6162">
          <w:rPr>
            <w:color w:val="000000"/>
            <w:sz w:val="36"/>
            <w:szCs w:val="36"/>
            <w:lang w:bidi="hi-IN"/>
          </w:rPr>
          <w:delText>15</w:delText>
        </w:r>
        <w:r w:rsidR="00E554D7" w:rsidDel="002F6162">
          <w:rPr>
            <w:color w:val="000000"/>
            <w:sz w:val="36"/>
            <w:szCs w:val="36"/>
            <w:lang w:bidi="hi-IN"/>
          </w:rPr>
          <w:delText xml:space="preserve"> </w:delText>
        </w:r>
      </w:del>
      <w:ins w:id="6" w:author="Microsoft account" w:date="2026-09-20T08:23:00Z">
        <w:r w:rsidR="002F6162">
          <w:rPr>
            <w:color w:val="000000"/>
            <w:sz w:val="36"/>
            <w:szCs w:val="36"/>
            <w:lang w:bidi="hi-IN"/>
          </w:rPr>
          <w:t xml:space="preserve">16 </w:t>
        </w:r>
      </w:ins>
      <w:r>
        <w:rPr>
          <w:color w:val="000000"/>
          <w:sz w:val="36"/>
          <w:szCs w:val="36"/>
          <w:lang w:bidi="hi-IN"/>
        </w:rPr>
        <w:tab/>
        <w:t>pa~jcacODAH</w:t>
      </w:r>
    </w:p>
    <w:p w14:paraId="6F49B1BE" w14:textId="63B01544"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4.4.3.1 for </w:t>
      </w:r>
      <w:del w:id="7" w:author="Microsoft account" w:date="2026-09-20T08:50:00Z">
        <w:r w:rsidDel="00605939">
          <w:rPr>
            <w:color w:val="000000"/>
            <w:sz w:val="36"/>
            <w:szCs w:val="36"/>
            <w:lang w:bidi="hi-IN"/>
          </w:rPr>
          <w:delText xml:space="preserve">para nO. </w:delText>
        </w:r>
      </w:del>
      <w:r>
        <w:rPr>
          <w:color w:val="000000"/>
          <w:sz w:val="36"/>
          <w:szCs w:val="36"/>
          <w:lang w:bidi="hi-IN"/>
        </w:rPr>
        <w:t>22</w:t>
      </w:r>
    </w:p>
    <w:p w14:paraId="7934BB5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aqyaM puqrO hari#kESaq ssUrya#raSmiq-stasya# rathagRuqthsaScaq rathau#jASca sEnAni </w:t>
      </w:r>
    </w:p>
    <w:p w14:paraId="7704A3A4"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grAmaqNyau</w:t>
      </w:r>
      <w:proofErr w:type="gramEnd"/>
      <w:r>
        <w:rPr>
          <w:color w:val="000000"/>
          <w:sz w:val="36"/>
          <w:szCs w:val="36"/>
          <w:lang w:bidi="hi-IN"/>
        </w:rPr>
        <w:t># pu~jjikasthaqlA ca# kRutasthaqlA cA$Psaqrasau# yAtuq dhAnA# hEqtI rakShA(gm)#siq prahE#ti ,</w:t>
      </w:r>
    </w:p>
    <w:p w14:paraId="0806C81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raqyaM da#kShiqNA viqSva ka#rmAq tasya# ratha svaqnaScaq rathE#-citraSca sEnAni grAmaqNyau# </w:t>
      </w:r>
    </w:p>
    <w:p w14:paraId="0736B1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mEnaqkA ca# sahajaqnyA cA$&amp;Psaqrasau# daq~gShNava#H paqSavO# hEqtiH pauru#ShEyO </w:t>
      </w:r>
    </w:p>
    <w:p w14:paraId="583367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vaqdhaH prahE#ti,</w:t>
      </w:r>
    </w:p>
    <w:p w14:paraId="471E94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raqyaM paqScAd viqSva-vya#cAq stasyaq ratha# prOtaqScA-sa#marathaSca sEnAni grAmaqNyau$ praqmlOca#ntI cA nuqmlOca#ntI-cA&amp;Psaqrasau# saqrpA hEqtir vyAqGrAH prahE#ti,</w:t>
      </w:r>
    </w:p>
    <w:p w14:paraId="7B245AE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raqya mu#ttaqrAth saqm~Myadva#suqstasya# sEnaqjicca# suqShENa#Sca sEnAni grAmaqNyau# </w:t>
      </w:r>
    </w:p>
    <w:p w14:paraId="3CBFFEE6"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viqSvAcI#</w:t>
      </w:r>
      <w:proofErr w:type="gramEnd"/>
      <w:r>
        <w:rPr>
          <w:color w:val="000000"/>
          <w:sz w:val="36"/>
          <w:szCs w:val="36"/>
          <w:lang w:bidi="hi-IN"/>
        </w:rPr>
        <w:t>ca GRuqtAcI# cA-PsaqrasAq vApO# hEqtir vAtaqH prahE#ti ,</w:t>
      </w:r>
    </w:p>
    <w:p w14:paraId="2CA2933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raqya-muqparyaqr vAgva#-suqstasyaq tArkShyaq-ScAri#ShTa-nEmiSca sEnAni grAmaqNyA# </w:t>
      </w:r>
    </w:p>
    <w:p w14:paraId="73F5D69A"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vuqrvaSI</w:t>
      </w:r>
      <w:proofErr w:type="gramEnd"/>
      <w:r>
        <w:rPr>
          <w:color w:val="000000"/>
          <w:sz w:val="36"/>
          <w:szCs w:val="36"/>
          <w:lang w:bidi="hi-IN"/>
        </w:rPr>
        <w:t># ca pUqrvaci#ttiScA-Psaqrasau# viqdyuddhEqti-ra#vaqsPUrjaqn prahE#tiq ,</w:t>
      </w:r>
    </w:p>
    <w:p w14:paraId="3936D24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stEByOq namaqstE nO# mRuDayantuq tE yaM dviqShmO yaSca# nOq dvEShTiq taM ~MvOq </w:t>
      </w:r>
    </w:p>
    <w:p w14:paraId="072E8D4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jaMBE# dadhAmi || 22 (11)</w:t>
      </w:r>
    </w:p>
    <w:p w14:paraId="1FEF4E5D" w14:textId="77777777" w:rsidR="007B6D2D" w:rsidRDefault="007B6D2D" w:rsidP="00BE419B">
      <w:pPr>
        <w:autoSpaceDE w:val="0"/>
        <w:autoSpaceDN w:val="0"/>
        <w:adjustRightInd w:val="0"/>
        <w:spacing w:after="0" w:line="240" w:lineRule="auto"/>
        <w:rPr>
          <w:color w:val="000000"/>
          <w:sz w:val="36"/>
          <w:szCs w:val="36"/>
          <w:lang w:bidi="hi-IN"/>
        </w:rPr>
      </w:pPr>
    </w:p>
    <w:p w14:paraId="3A9E10A4" w14:textId="1D1B511A"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1.</w:t>
      </w:r>
      <w:proofErr w:type="gramEnd"/>
      <w:del w:id="8" w:author="Microsoft account" w:date="2026-09-20T08:24:00Z">
        <w:r w:rsidDel="002F6162">
          <w:rPr>
            <w:color w:val="000000"/>
            <w:sz w:val="36"/>
            <w:szCs w:val="36"/>
            <w:lang w:bidi="hi-IN"/>
          </w:rPr>
          <w:delText>16</w:delText>
        </w:r>
      </w:del>
      <w:ins w:id="9" w:author="Microsoft account" w:date="2026-09-20T08:24:00Z">
        <w:r w:rsidR="002F6162">
          <w:rPr>
            <w:color w:val="000000"/>
            <w:sz w:val="36"/>
            <w:szCs w:val="36"/>
            <w:lang w:bidi="hi-IN"/>
          </w:rPr>
          <w:t>17</w:t>
        </w:r>
      </w:ins>
      <w:r>
        <w:rPr>
          <w:color w:val="000000"/>
          <w:sz w:val="36"/>
          <w:szCs w:val="36"/>
          <w:lang w:bidi="hi-IN"/>
        </w:rPr>
        <w:tab/>
        <w:t xml:space="preserve"> paMcacODAH (anuSha~ggaM)</w:t>
      </w:r>
    </w:p>
    <w:p w14:paraId="5CF128A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aqyaM puqrO hari#kESaq ssUrya#raSmiq-stasya# rathagRuqthsaScaq rathau#jASca sEnAni </w:t>
      </w:r>
    </w:p>
    <w:p w14:paraId="2AB1C75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grAmaqNyau# pu~jjikasthaqlA ca# kRutasthaqlA cA$Psaqrasau# yAtuqdhAnA# hEqtI rakShA(gm)#siq prahE#tiqstEByOq namaqstE nO# mRuDayantuqtE yaM dviqShmO yaSca# nOq dvEShTiq taM ~MvOq jaMBE# dadhAm </w:t>
      </w:r>
    </w:p>
    <w:p w14:paraId="013A312D" w14:textId="77777777" w:rsidR="00BE419B" w:rsidRDefault="00BE419B" w:rsidP="00BE419B">
      <w:pPr>
        <w:autoSpaceDE w:val="0"/>
        <w:autoSpaceDN w:val="0"/>
        <w:adjustRightInd w:val="0"/>
        <w:spacing w:after="0" w:line="240" w:lineRule="auto"/>
        <w:rPr>
          <w:color w:val="000000"/>
          <w:sz w:val="36"/>
          <w:szCs w:val="36"/>
          <w:lang w:bidi="hi-IN"/>
        </w:rPr>
      </w:pPr>
    </w:p>
    <w:p w14:paraId="307D3E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yaqyaM da#kShiqNA viqSvaka#rmAq tasya# rathasvaqnaScaq rathE# citraSca sEnAni </w:t>
      </w:r>
    </w:p>
    <w:p w14:paraId="4FD476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grAmaqNyau# mEnaqkA ca# sahajaqnyA cA$Psaqrasau# daq~gShNava#H paqSavO# hEqtiH pauru#ShEyO vaqdhaH prahE#tiqstEByOq namaqstE nO# mRuDayantuq tE yaM dviqShmO yaSca# nOq dvEShTiq taM ~MvOq jaMBE# dadhAm </w:t>
      </w:r>
    </w:p>
    <w:p w14:paraId="24E00B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yaqyaM paqScAd-viqSva vya#cAq-stasyaq ratha#prOtaqScA-sa#marathaSca sEnAni </w:t>
      </w:r>
    </w:p>
    <w:p w14:paraId="422549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grAmaqNyau# praqmlOca#ntIcA nuqmlOca#ntI-cAPsaqrasau# saqrpA hEqtir vyAqGrAH </w:t>
      </w:r>
    </w:p>
    <w:p w14:paraId="2B720E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prahE#tiqstEByOq namaqstE nO# mRuDayantuq tEyaM dviqShmO yaSca# nOq dvEShTiq taM </w:t>
      </w:r>
    </w:p>
    <w:p w14:paraId="51A852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~MvOq jaMBE# dadhAm </w:t>
      </w:r>
    </w:p>
    <w:p w14:paraId="417CE5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yaqya-mu#ttaqrAth saqm~Myadva#suqstasya# sEnaqjicca# suqShENa#Sca sEnAni </w:t>
      </w:r>
    </w:p>
    <w:p w14:paraId="6F7C47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grAmaqNyau# viqSvAcI#ca GRuqtAcI#cA-PsaqrasAq vApO# hEqtir vAtaqH </w:t>
      </w:r>
    </w:p>
    <w:p w14:paraId="0DDD11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praha#tiqstEByOq namaqstE nO# mRuDayantuq tE yaM dviqShmO yaSca# nOq </w:t>
      </w:r>
    </w:p>
    <w:p w14:paraId="74E5A7A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dvEShTiq taM ~MvOq jaMBE# dadhAm  </w:t>
      </w:r>
    </w:p>
    <w:p w14:paraId="295D74A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yaqyamuqparyaqra vAgva#suqstasyaq tArkShyaq-ScAri#ShTa-nEmiSca sEnAni </w:t>
      </w:r>
    </w:p>
    <w:p w14:paraId="0151137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grAmaqNyA# vuqrvaSI# ca pUqrvaci#tti-ScAPsaqrasau# viqdyuddhEqtira#-vaqsPUrjaqn </w:t>
      </w:r>
    </w:p>
    <w:p w14:paraId="1E65A70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prahE#tiqstEByOq namaqstE nO# mRuDayantuq tE yaM dviqShmO yaSca# nOq dvEShTiq taM ~MvOq jaMBE# dadhAmi || 22A(11A)</w:t>
      </w:r>
    </w:p>
    <w:p w14:paraId="3CC5CB14" w14:textId="77777777" w:rsidR="00BE419B" w:rsidRDefault="00BE419B" w:rsidP="00BE419B">
      <w:pPr>
        <w:autoSpaceDE w:val="0"/>
        <w:autoSpaceDN w:val="0"/>
        <w:adjustRightInd w:val="0"/>
        <w:spacing w:after="0" w:line="240" w:lineRule="auto"/>
        <w:rPr>
          <w:color w:val="000000"/>
          <w:sz w:val="36"/>
          <w:szCs w:val="36"/>
          <w:lang w:bidi="hi-IN"/>
        </w:rPr>
      </w:pPr>
    </w:p>
    <w:p w14:paraId="66BBE121" w14:textId="77777777" w:rsidR="00E554D7" w:rsidRDefault="00E554D7" w:rsidP="00BE419B">
      <w:pPr>
        <w:autoSpaceDE w:val="0"/>
        <w:autoSpaceDN w:val="0"/>
        <w:adjustRightInd w:val="0"/>
        <w:spacing w:after="0" w:line="240" w:lineRule="auto"/>
        <w:rPr>
          <w:color w:val="000000"/>
          <w:sz w:val="36"/>
          <w:szCs w:val="36"/>
          <w:lang w:bidi="hi-IN"/>
        </w:rPr>
      </w:pPr>
    </w:p>
    <w:p w14:paraId="57C400DE" w14:textId="77777777" w:rsidR="00E554D7" w:rsidRDefault="00E554D7" w:rsidP="00BE419B">
      <w:pPr>
        <w:autoSpaceDE w:val="0"/>
        <w:autoSpaceDN w:val="0"/>
        <w:adjustRightInd w:val="0"/>
        <w:spacing w:after="0" w:line="240" w:lineRule="auto"/>
        <w:rPr>
          <w:color w:val="000000"/>
          <w:sz w:val="36"/>
          <w:szCs w:val="36"/>
          <w:lang w:bidi="hi-IN"/>
        </w:rPr>
      </w:pPr>
    </w:p>
    <w:p w14:paraId="0B0C9633" w14:textId="7917141A"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1.</w:t>
      </w:r>
      <w:proofErr w:type="gramEnd"/>
      <w:del w:id="10" w:author="Microsoft account" w:date="2026-09-20T08:24:00Z">
        <w:r w:rsidDel="002F6162">
          <w:rPr>
            <w:color w:val="000000"/>
            <w:sz w:val="36"/>
            <w:szCs w:val="36"/>
            <w:lang w:bidi="hi-IN"/>
          </w:rPr>
          <w:delText xml:space="preserve">17 </w:delText>
        </w:r>
      </w:del>
      <w:ins w:id="11" w:author="Microsoft account" w:date="2026-09-20T08:24:00Z">
        <w:r w:rsidR="002F6162">
          <w:rPr>
            <w:color w:val="000000"/>
            <w:sz w:val="36"/>
            <w:szCs w:val="36"/>
            <w:lang w:bidi="hi-IN"/>
          </w:rPr>
          <w:t xml:space="preserve">18 </w:t>
        </w:r>
      </w:ins>
      <w:r>
        <w:rPr>
          <w:color w:val="000000"/>
          <w:sz w:val="36"/>
          <w:szCs w:val="36"/>
          <w:lang w:bidi="hi-IN"/>
        </w:rPr>
        <w:tab/>
        <w:t>apratiratha:</w:t>
      </w:r>
    </w:p>
    <w:p w14:paraId="7CEAC8BD" w14:textId="1D2A1F7D"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4.6.4.1, for para </w:t>
      </w:r>
      <w:del w:id="12" w:author="Microsoft account" w:date="2026-09-20T08:51:00Z">
        <w:r w:rsidDel="00605939">
          <w:rPr>
            <w:color w:val="000000"/>
            <w:sz w:val="36"/>
            <w:szCs w:val="36"/>
            <w:lang w:bidi="hi-IN"/>
          </w:rPr>
          <w:delText xml:space="preserve">NO. </w:delText>
        </w:r>
      </w:del>
      <w:r>
        <w:rPr>
          <w:color w:val="000000"/>
          <w:sz w:val="36"/>
          <w:szCs w:val="36"/>
          <w:lang w:bidi="hi-IN"/>
        </w:rPr>
        <w:t>23 to 27</w:t>
      </w:r>
    </w:p>
    <w:p w14:paraId="5623ECE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AqSuH SiSA#nO vRuShaqBO na yuqdhmO Ga#nAGaqnaH kShOBa#Na-Scar.ShaNIqnAM | </w:t>
      </w:r>
    </w:p>
    <w:p w14:paraId="3B451A1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saqMkranda#nO&amp;nimiqSha E#ka vIqraSSaqta(gm) sEnA# ajayathsAqkamindra#H | </w:t>
      </w:r>
    </w:p>
    <w:p w14:paraId="65069D9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saqMkranda#nEnA nimiqShENa# jiqShNunA# yutkAqrENa# duScyavaqnEna# dhRuqShNunA$ | </w:t>
      </w:r>
    </w:p>
    <w:p w14:paraId="49D8EE1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tadindrE#Na jayataq tath sa#hadhvaqM ~MyudhO# naraq iShu# hastEnaq vRuShNA$ | </w:t>
      </w:r>
    </w:p>
    <w:p w14:paraId="2232DDB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iShu#hastaiqH sa ni#ShaqMgiBi#rvaqSI sa(gg) sra#ShTAq sa yudhaq indrO# gaqNEna# | </w:t>
      </w:r>
    </w:p>
    <w:p w14:paraId="146FBA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saq(gm)qsRuqShTaqjith sO#maqpA bA#hu SaqrdhyU$d^^rdhva dha#nvAq prati#hitABiqrastA$ | </w:t>
      </w:r>
    </w:p>
    <w:p w14:paraId="1D4DBE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bRuha#spatEq pari#dIyAq rathE#na rakShOqhA &amp;mitrA(gm)# apaq bAdha#mAnaH || 23</w:t>
      </w:r>
    </w:p>
    <w:p w14:paraId="4A7F10FE" w14:textId="77777777" w:rsidR="00BE419B" w:rsidRDefault="00BE419B" w:rsidP="00BE419B">
      <w:pPr>
        <w:autoSpaceDE w:val="0"/>
        <w:autoSpaceDN w:val="0"/>
        <w:adjustRightInd w:val="0"/>
        <w:spacing w:after="0" w:line="240" w:lineRule="auto"/>
        <w:rPr>
          <w:color w:val="000000"/>
          <w:sz w:val="36"/>
          <w:szCs w:val="36"/>
          <w:lang w:bidi="hi-IN"/>
        </w:rPr>
      </w:pPr>
    </w:p>
    <w:p w14:paraId="07BBB7F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praqBaqMjanth sEnA$H pramRuqNO yuqdhA jaya#nnaqsmAka#-mEdhyaviqtA rathA#nAM | </w:t>
      </w:r>
    </w:p>
    <w:p w14:paraId="478C5F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gOqtraqBida#M gOqvidaqM ~Mvajra#bAhuqM jaya#ntaqmajma# pramRuqNantaq-mOja#sA | </w:t>
      </w:r>
    </w:p>
    <w:p w14:paraId="6F4A17D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iqma(gm) sa#jAtAq anu#vIra-yadhvaq mindra(gm)# saKAqyO&amp;nuq sa(gm) ra#BadhvaM | </w:t>
      </w:r>
    </w:p>
    <w:p w14:paraId="0880704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baqlaqviqj~jAqyaH sthavi#raqH pravI#raq-ssaha#svAn. vAqjI saha#mAna uqgraH | aqBivI#rO aqBisa#tvA sahOqjA jaitra#mindraq rathaqmAti#ShTha gOqvit || 24</w:t>
      </w:r>
    </w:p>
    <w:p w14:paraId="426085BF" w14:textId="77777777" w:rsidR="00BE419B" w:rsidRDefault="00BE419B" w:rsidP="00BE419B">
      <w:pPr>
        <w:autoSpaceDE w:val="0"/>
        <w:autoSpaceDN w:val="0"/>
        <w:adjustRightInd w:val="0"/>
        <w:spacing w:after="0" w:line="240" w:lineRule="auto"/>
        <w:rPr>
          <w:color w:val="000000"/>
          <w:sz w:val="36"/>
          <w:szCs w:val="36"/>
          <w:lang w:bidi="hi-IN"/>
        </w:rPr>
      </w:pPr>
    </w:p>
    <w:p w14:paraId="0BF7D9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aqBigOqtrANiq saha#sAq gAha#mAnO&amp;dAqyO vIqraSSaqtama#nyuqrindra#H | </w:t>
      </w:r>
    </w:p>
    <w:p w14:paraId="3E5D6A7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duqScyaqvaqnaH pRu#tanAqShADa# yuqdhyO$-smAkaq(gm)q sEnA# avatuq prayuqthsu | </w:t>
      </w:r>
    </w:p>
    <w:p w14:paraId="20CB1E3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 AsAM-nEqtA bRuhaqspatiqr dakShi#NA yaqj~jaH puqra E#tuq sOma#H | dEqvaqsEqnAnA#-maBiBa~jjatIqnAM jaya#ntInAM maqrutO# yaqntvagrE$ | </w:t>
      </w:r>
    </w:p>
    <w:p w14:paraId="2B5317E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indra#syaq vRuShNOq varu#Nasyaq rAj~ja# AdiqtyAnA$M maqrutAq(gm)q Sarddha# uqgraM | </w:t>
      </w:r>
    </w:p>
    <w:p w14:paraId="2DC885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maqhAma#nasAM BuvanacyaqvAnAqM GOShO# dEqvAnAqM jaya#tAq muda#sthAt | </w:t>
      </w:r>
    </w:p>
    <w:p w14:paraId="00C7D2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aqsmAkaq-mindraq-ssamRu#tEShu dhvaqjEShvaqsmAkaqM ~MyA iSha#vaqstA ja#yantu || 25</w:t>
      </w:r>
    </w:p>
    <w:p w14:paraId="0CEB4745" w14:textId="77777777" w:rsidR="00BE419B" w:rsidRDefault="00BE419B" w:rsidP="00BE419B">
      <w:pPr>
        <w:autoSpaceDE w:val="0"/>
        <w:autoSpaceDN w:val="0"/>
        <w:adjustRightInd w:val="0"/>
        <w:spacing w:after="0" w:line="240" w:lineRule="auto"/>
        <w:rPr>
          <w:color w:val="000000"/>
          <w:sz w:val="36"/>
          <w:szCs w:val="36"/>
          <w:lang w:bidi="hi-IN"/>
        </w:rPr>
      </w:pPr>
    </w:p>
    <w:p w14:paraId="3919C98E"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aqsmAka#</w:t>
      </w:r>
      <w:proofErr w:type="gramEnd"/>
      <w:r>
        <w:rPr>
          <w:color w:val="000000"/>
          <w:sz w:val="36"/>
          <w:szCs w:val="36"/>
          <w:lang w:bidi="hi-IN"/>
        </w:rPr>
        <w:t xml:space="preserve">M ~MvIqrA utta#rE BavantvaqsmAnu# dEvA avatAq havE#Shu | uddha#r.Shaya maGavaq-nnAyu#dhAq-nnyuth^^satva#nAM mAmaqkAnAqM mahA(gm)#si | udvRu#trahan-vAqjinAqM ~MvAji#nAqnyudrathA#nAqM jaya#tAmEtuq GOSha#H | </w:t>
      </w:r>
    </w:p>
    <w:p w14:paraId="2D56275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upaqprEtaq jaya#tA naraHsthiqrA va#ssantu bAqhava#H | </w:t>
      </w:r>
    </w:p>
    <w:p w14:paraId="5D30E39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indrO# vaqH Sarma# yacCa tvanA-dhRuqShyA yathAsa#tha | ava#sRuShTAq parA#pataq Sara#vyEq brahma# sa(gm)SitA || 26</w:t>
      </w:r>
    </w:p>
    <w:p w14:paraId="3798ED28" w14:textId="77777777" w:rsidR="00BE419B" w:rsidRDefault="00BE419B" w:rsidP="00BE419B">
      <w:pPr>
        <w:autoSpaceDE w:val="0"/>
        <w:autoSpaceDN w:val="0"/>
        <w:adjustRightInd w:val="0"/>
        <w:spacing w:after="0" w:line="240" w:lineRule="auto"/>
        <w:rPr>
          <w:color w:val="000000"/>
          <w:sz w:val="36"/>
          <w:szCs w:val="36"/>
          <w:lang w:bidi="hi-IN"/>
        </w:rPr>
      </w:pPr>
    </w:p>
    <w:p w14:paraId="00CED95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gacCAqmitrAqn pravi#Saq maiShAqM ka~jcaqnOcCi#ShaH | marmA#Ni tEq varma#BiSCAdayAmiq sOma#stvAq rAjAq &amp;mRutE#nAqBi-va#stAM | uqrOrvarI#yOq vari#vastE astuq jaya#ntaqM tvAmanu# madantu dEqvAH | </w:t>
      </w:r>
    </w:p>
    <w:p w14:paraId="1A73E4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yatra# bAqNA-ssaqMpata#nti kumAqrA vi#SiqKA i#va | </w:t>
      </w:r>
    </w:p>
    <w:p w14:paraId="47CE9510" w14:textId="77777777" w:rsidR="006F380D" w:rsidRDefault="006F380D" w:rsidP="006F380D">
      <w:pPr>
        <w:autoSpaceDE w:val="0"/>
        <w:autoSpaceDN w:val="0"/>
        <w:adjustRightInd w:val="0"/>
        <w:spacing w:after="0" w:line="240" w:lineRule="auto"/>
        <w:rPr>
          <w:ins w:id="13" w:author="Microsoft account" w:date="2026-09-20T17:13:00Z"/>
          <w:color w:val="000000"/>
          <w:sz w:val="36"/>
          <w:szCs w:val="36"/>
          <w:lang w:bidi="hi-IN"/>
        </w:rPr>
      </w:pPr>
      <w:proofErr w:type="gramStart"/>
      <w:ins w:id="14" w:author="Microsoft account" w:date="2026-09-20T17:13:00Z">
        <w:r>
          <w:rPr>
            <w:color w:val="000000"/>
            <w:sz w:val="36"/>
            <w:szCs w:val="36"/>
            <w:lang w:bidi="hi-IN"/>
          </w:rPr>
          <w:t>indrO</w:t>
        </w:r>
        <w:proofErr w:type="gramEnd"/>
        <w:r>
          <w:rPr>
            <w:color w:val="000000"/>
            <w:sz w:val="36"/>
            <w:szCs w:val="36"/>
            <w:lang w:bidi="hi-IN"/>
          </w:rPr>
          <w:t># naqstatra# vRutraqhA vi#SvAqhA Sarma# yacCatu || 27 (12)</w:t>
        </w:r>
      </w:ins>
    </w:p>
    <w:p w14:paraId="6B196C8F" w14:textId="44E35675" w:rsidR="007B6D2D" w:rsidDel="00B65390" w:rsidRDefault="00BE419B" w:rsidP="00BE419B">
      <w:pPr>
        <w:autoSpaceDE w:val="0"/>
        <w:autoSpaceDN w:val="0"/>
        <w:adjustRightInd w:val="0"/>
        <w:spacing w:after="0" w:line="240" w:lineRule="auto"/>
        <w:rPr>
          <w:del w:id="15" w:author="Microsoft account" w:date="2026-09-20T17:08:00Z"/>
          <w:color w:val="000000"/>
          <w:sz w:val="36"/>
          <w:szCs w:val="36"/>
          <w:lang w:bidi="hi-IN"/>
        </w:rPr>
      </w:pPr>
      <w:bookmarkStart w:id="16" w:name="_GoBack"/>
      <w:bookmarkEnd w:id="16"/>
      <w:del w:id="17" w:author="Microsoft account" w:date="2026-09-20T17:13:00Z">
        <w:r w:rsidDel="006F380D">
          <w:rPr>
            <w:color w:val="000000"/>
            <w:sz w:val="36"/>
            <w:szCs w:val="36"/>
            <w:lang w:bidi="hi-IN"/>
          </w:rPr>
          <w:delText xml:space="preserve">indrO# naqstatra# vRutraqhA vi#SvAqhA Sarma# </w:delText>
        </w:r>
      </w:del>
    </w:p>
    <w:p w14:paraId="4966A4DE" w14:textId="71A45144" w:rsidR="00BE419B" w:rsidDel="006F380D" w:rsidRDefault="00BE419B" w:rsidP="00BE419B">
      <w:pPr>
        <w:autoSpaceDE w:val="0"/>
        <w:autoSpaceDN w:val="0"/>
        <w:adjustRightInd w:val="0"/>
        <w:spacing w:after="0" w:line="240" w:lineRule="auto"/>
        <w:rPr>
          <w:del w:id="18" w:author="Microsoft account" w:date="2026-09-20T17:13:00Z"/>
          <w:color w:val="000000"/>
          <w:sz w:val="36"/>
          <w:szCs w:val="36"/>
          <w:lang w:bidi="hi-IN"/>
        </w:rPr>
      </w:pPr>
      <w:del w:id="19" w:author="Microsoft account" w:date="2026-09-20T17:13:00Z">
        <w:r w:rsidDel="006F380D">
          <w:rPr>
            <w:color w:val="000000"/>
            <w:sz w:val="36"/>
            <w:szCs w:val="36"/>
            <w:lang w:bidi="hi-IN"/>
          </w:rPr>
          <w:delText>yacCatu || 27 (12)</w:delText>
        </w:r>
      </w:del>
    </w:p>
    <w:p w14:paraId="01CFC513" w14:textId="77777777" w:rsidR="00BE419B" w:rsidRDefault="00BE419B" w:rsidP="00BE419B">
      <w:pPr>
        <w:autoSpaceDE w:val="0"/>
        <w:autoSpaceDN w:val="0"/>
        <w:adjustRightInd w:val="0"/>
        <w:spacing w:after="0" w:line="240" w:lineRule="auto"/>
        <w:rPr>
          <w:color w:val="000000"/>
          <w:sz w:val="36"/>
          <w:szCs w:val="36"/>
          <w:lang w:bidi="hi-IN"/>
        </w:rPr>
      </w:pPr>
    </w:p>
    <w:p w14:paraId="1AC81703" w14:textId="35A30074"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w:t>
      </w:r>
      <w:del w:id="20" w:author="Microsoft account" w:date="2026-09-20T17:07:00Z">
        <w:r w:rsidR="002F6162" w:rsidDel="00FA220C">
          <w:rPr>
            <w:color w:val="000000"/>
            <w:sz w:val="36"/>
            <w:szCs w:val="36"/>
            <w:lang w:bidi="hi-IN"/>
          </w:rPr>
          <w:delText>9</w:delText>
        </w:r>
        <w:r w:rsidDel="00FA220C">
          <w:rPr>
            <w:color w:val="000000"/>
            <w:sz w:val="36"/>
            <w:szCs w:val="36"/>
            <w:lang w:bidi="hi-IN"/>
          </w:rPr>
          <w:delText>8</w:delText>
        </w:r>
      </w:del>
      <w:ins w:id="21" w:author="Microsoft account" w:date="2026-09-20T17:07:00Z">
        <w:r w:rsidR="00FA220C">
          <w:rPr>
            <w:color w:val="000000"/>
            <w:sz w:val="36"/>
            <w:szCs w:val="36"/>
            <w:lang w:bidi="hi-IN"/>
          </w:rPr>
          <w:t>9</w:t>
        </w:r>
      </w:ins>
      <w:r>
        <w:rPr>
          <w:color w:val="000000"/>
          <w:sz w:val="36"/>
          <w:szCs w:val="36"/>
          <w:lang w:bidi="hi-IN"/>
        </w:rPr>
        <w:tab/>
        <w:t xml:space="preserve"> camakaM tRutIya anuvAkaH</w:t>
      </w:r>
    </w:p>
    <w:p w14:paraId="09278EE9" w14:textId="3BD3F22E"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4.7.3.1 &amp; 2 for para 28 and 29</w:t>
      </w:r>
    </w:p>
    <w:p w14:paraId="4DA229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SaM ca# mEq maya#Sca mE priqyaM ca# mE&amp;nukAqmaSca# mEq </w:t>
      </w:r>
    </w:p>
    <w:p w14:paraId="61186D8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kAma#Sca mE saumanaqsaSca# mE BaqdraM ca# mEq SrEya#Sca mEq</w:t>
      </w:r>
    </w:p>
    <w:p w14:paraId="012FCBF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vasya#Sca mEq yaSa#Sca mEq Baga#Sca mEq dravi#NaM ca mE</w:t>
      </w:r>
    </w:p>
    <w:p w14:paraId="21B05B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yaqntA ca# mE dhaqrtA ca# mEq kShEma#Sca mEq dhRuti#Sca mEq</w:t>
      </w:r>
    </w:p>
    <w:p w14:paraId="05A02F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viSva#M ca mEq maha#Sca mE (28)</w:t>
      </w:r>
    </w:p>
    <w:p w14:paraId="6D5962A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saqm~Mvicca# mEq j~jAtra#M ca mEq</w:t>
      </w:r>
    </w:p>
    <w:p w14:paraId="192B75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sUSca# mE praqsUSca# mEq sIra#M ca mE laqyaSca# ma</w:t>
      </w:r>
    </w:p>
    <w:p w14:paraId="333B3E5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RuqtaM ca# mEq&amp;mRuta#M ca mE &amp;yaqkShmaM caq mE&amp;nA#mayacca mE</w:t>
      </w:r>
    </w:p>
    <w:p w14:paraId="02D3D7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jIqvAtu#Sca mE dIrGAyuqtvaM ca# mE&amp;namiqtraM caq mE&amp;Ba#yaM ca mE</w:t>
      </w:r>
    </w:p>
    <w:p w14:paraId="1410ED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suqgaM ca# mEq Saya#naM ca mE sUqShA ca# mE suqdina#M ca mE || 29 (13)</w:t>
      </w:r>
    </w:p>
    <w:p w14:paraId="686D9E1C" w14:textId="77777777" w:rsidR="00BE419B" w:rsidRDefault="00BE419B" w:rsidP="00BE419B">
      <w:pPr>
        <w:autoSpaceDE w:val="0"/>
        <w:autoSpaceDN w:val="0"/>
        <w:adjustRightInd w:val="0"/>
        <w:spacing w:after="0" w:line="240" w:lineRule="auto"/>
        <w:rPr>
          <w:color w:val="000000"/>
          <w:sz w:val="36"/>
          <w:szCs w:val="36"/>
          <w:lang w:bidi="hi-IN"/>
        </w:rPr>
      </w:pPr>
    </w:p>
    <w:p w14:paraId="50578CE9" w14:textId="251D6954"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lastRenderedPageBreak/>
        <w:t>1.</w:t>
      </w:r>
      <w:proofErr w:type="gramEnd"/>
      <w:del w:id="22" w:author="Microsoft account" w:date="2026-09-20T08:24:00Z">
        <w:r w:rsidDel="002F6162">
          <w:rPr>
            <w:color w:val="000000"/>
            <w:sz w:val="36"/>
            <w:szCs w:val="36"/>
            <w:lang w:bidi="hi-IN"/>
          </w:rPr>
          <w:delText>19</w:delText>
        </w:r>
      </w:del>
      <w:ins w:id="23" w:author="Microsoft account" w:date="2026-09-20T08:24:00Z">
        <w:r w:rsidR="002F6162">
          <w:rPr>
            <w:color w:val="000000"/>
            <w:sz w:val="36"/>
            <w:szCs w:val="36"/>
            <w:lang w:bidi="hi-IN"/>
          </w:rPr>
          <w:t>20</w:t>
        </w:r>
      </w:ins>
      <w:r>
        <w:rPr>
          <w:color w:val="000000"/>
          <w:sz w:val="36"/>
          <w:szCs w:val="36"/>
          <w:lang w:bidi="hi-IN"/>
        </w:rPr>
        <w:tab/>
        <w:t>vihavyam</w:t>
      </w:r>
    </w:p>
    <w:p w14:paraId="49C5A055" w14:textId="4CFEA94C"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4.7.14.1 to TS 4.7.14.4 for para 30 to 33</w:t>
      </w:r>
    </w:p>
    <w:p w14:paraId="3DA4C6FA"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mamA$gnEq varcO# vihaqvEShva#stu vaqyaM tvEndhA#nA staqnuva#M puShEma |</w:t>
      </w:r>
      <w:r w:rsidR="007B6D2D">
        <w:rPr>
          <w:color w:val="000000"/>
          <w:sz w:val="36"/>
          <w:szCs w:val="36"/>
          <w:lang w:bidi="hi-IN"/>
        </w:rPr>
        <w:t xml:space="preserve"> </w:t>
      </w:r>
    </w:p>
    <w:p w14:paraId="7572467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mahya#M namantAM praqdiSaqScata#sraq stvayA-&amp;ddhya#kShENaq pRuta#nA jayEma |</w:t>
      </w:r>
    </w:p>
    <w:p w14:paraId="3C059D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mama# dEqvA vi#haqvE sa#ntuq sarvaq indrA#vantO maqrutOq viShNu#raqgniH |</w:t>
      </w:r>
    </w:p>
    <w:p w14:paraId="3E7C895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mamAqntari#kSha muqru gOqpama#stuq mahyaqM ~MvAta#H pavatAqM kAmE# aqsminn |</w:t>
      </w:r>
    </w:p>
    <w:p w14:paraId="4AADD1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mayi# dEqvA dravi#Naq mAya#jantAqM mayyAq SIra#stuq mayi# dEqvahU#tiH || 30</w:t>
      </w:r>
    </w:p>
    <w:p w14:paraId="0953C7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daivyAq hOtA#rA vaniShantaq pUrvE &amp;ri#ShTA-ssyAma taqnuvA# suqvIrA$H |</w:t>
      </w:r>
    </w:p>
    <w:p w14:paraId="6E25E2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mahya#M ~Myajantuq mamaq yAni# haqvyA&amp;&amp;kU#ti ssaqtyA mana#sO mE astu |</w:t>
      </w:r>
    </w:p>
    <w:p w14:paraId="3E61358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EnOq mAnigA$M kataqmaccaq nAhaM ~MviSvE# dEvAsOq adhi#vOca tA mE |</w:t>
      </w:r>
    </w:p>
    <w:p w14:paraId="32503E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dEvI$ShShaDur vIruqruNa#H kRuNOtaq viSvE# dEvAsa iqha vI#rayaddhvaM |</w:t>
      </w:r>
    </w:p>
    <w:p w14:paraId="4B6D7F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mAhA$smahi praqjayAq mA taqnUBiqr mAra#dhAma dviShaqtE sO#marAjann |</w:t>
      </w:r>
    </w:p>
    <w:p w14:paraId="42CF1A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aqgnirmaqnyuM pra#tinuqdan puqrastAq-dada#bdhO gOqpAH pari#pAhi naqstvaM || 31</w:t>
      </w:r>
    </w:p>
    <w:p w14:paraId="1E33AD98" w14:textId="77777777" w:rsidR="00BE419B" w:rsidRDefault="00BE419B" w:rsidP="00BE419B">
      <w:pPr>
        <w:autoSpaceDE w:val="0"/>
        <w:autoSpaceDN w:val="0"/>
        <w:adjustRightInd w:val="0"/>
        <w:spacing w:after="0" w:line="240" w:lineRule="auto"/>
        <w:rPr>
          <w:color w:val="000000"/>
          <w:sz w:val="36"/>
          <w:szCs w:val="36"/>
          <w:lang w:bidi="hi-IN"/>
        </w:rPr>
      </w:pPr>
    </w:p>
    <w:p w14:paraId="3F97561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praqtya~jcO# yantu niqgutaqH punaqstE# &amp;maiShA$M ciqttaM praqbudhAq vinE#Sat |</w:t>
      </w:r>
    </w:p>
    <w:p w14:paraId="2BCEA13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dhAqtA dhA#tRuqNAM Buva#nasyaq yaspati#r dEqva(gm) sa#viqtAra#maBi mAtiqShAha$M |</w:t>
      </w:r>
    </w:p>
    <w:p w14:paraId="310AEA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iqmaM ~Myaqj~ja maqSvinOqBA bRuhaqspati#r dEqvAH pA$ntuq yaja#mAnan nyaqrtthAt |</w:t>
      </w:r>
    </w:p>
    <w:p w14:paraId="0AC4F49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uqruqvyacA# nO mahiqSha SSarma#ya(gm) sadaqsmin. havE# puruhUqtaH pu#ruqkShu |</w:t>
      </w:r>
    </w:p>
    <w:p w14:paraId="40E72CD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na#H praqjAyai# haryaSva mRuDaqyEndraq mA nO# rIriShOq mA parA#dAH || 32</w:t>
      </w:r>
    </w:p>
    <w:p w14:paraId="7FAF85CC" w14:textId="77777777" w:rsidR="00BE419B" w:rsidRDefault="00BE419B" w:rsidP="00BE419B">
      <w:pPr>
        <w:autoSpaceDE w:val="0"/>
        <w:autoSpaceDN w:val="0"/>
        <w:adjustRightInd w:val="0"/>
        <w:spacing w:after="0" w:line="240" w:lineRule="auto"/>
        <w:rPr>
          <w:color w:val="000000"/>
          <w:sz w:val="36"/>
          <w:szCs w:val="36"/>
          <w:lang w:bidi="hi-IN"/>
        </w:rPr>
      </w:pPr>
    </w:p>
    <w:p w14:paraId="0BACD99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yE na# ssaqpatnAq apaqtE Ba#vantvindrAq-gniByAq mava# bAdhAmahEq tAn |</w:t>
      </w:r>
    </w:p>
    <w:p w14:paraId="012396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vasa#vO ruqdrA A#diqtyA u#pariq spRuSa#M mOqgraM-cEttA#ramadhi rAqjama#krann |</w:t>
      </w:r>
    </w:p>
    <w:p w14:paraId="4D5630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aqrvA~jcaq mindra# maqmutO# havAmahEq yO gOqjid-dha#naq-jida#Svaq-jidyaH |</w:t>
      </w:r>
    </w:p>
    <w:p w14:paraId="7E99DBB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iqmannO# yaqj~jaM ~Mvi#haqvE ju#ShasvAqsya ku#rmO harivO mEqdina#M tvA || 33 (14)</w:t>
      </w:r>
    </w:p>
    <w:p w14:paraId="6F8E10B5" w14:textId="77777777" w:rsidR="007B6D2D" w:rsidRDefault="007B6D2D" w:rsidP="00BE419B">
      <w:pPr>
        <w:autoSpaceDE w:val="0"/>
        <w:autoSpaceDN w:val="0"/>
        <w:adjustRightInd w:val="0"/>
        <w:spacing w:after="0" w:line="240" w:lineRule="auto"/>
        <w:rPr>
          <w:color w:val="000000"/>
          <w:sz w:val="36"/>
          <w:szCs w:val="36"/>
          <w:lang w:bidi="hi-IN"/>
        </w:rPr>
      </w:pPr>
    </w:p>
    <w:p w14:paraId="3823CFE3" w14:textId="77777777" w:rsidR="007B6D2D" w:rsidRDefault="007B6D2D" w:rsidP="00BE419B">
      <w:pPr>
        <w:autoSpaceDE w:val="0"/>
        <w:autoSpaceDN w:val="0"/>
        <w:adjustRightInd w:val="0"/>
        <w:spacing w:after="0" w:line="240" w:lineRule="auto"/>
        <w:rPr>
          <w:color w:val="000000"/>
          <w:sz w:val="36"/>
          <w:szCs w:val="36"/>
          <w:lang w:bidi="hi-IN"/>
        </w:rPr>
      </w:pPr>
    </w:p>
    <w:p w14:paraId="50EB131A" w14:textId="77777777" w:rsidR="007B6D2D" w:rsidRDefault="007B6D2D" w:rsidP="00BE419B">
      <w:pPr>
        <w:autoSpaceDE w:val="0"/>
        <w:autoSpaceDN w:val="0"/>
        <w:adjustRightInd w:val="0"/>
        <w:spacing w:after="0" w:line="240" w:lineRule="auto"/>
        <w:rPr>
          <w:color w:val="000000"/>
          <w:sz w:val="36"/>
          <w:szCs w:val="36"/>
          <w:lang w:bidi="hi-IN"/>
        </w:rPr>
      </w:pPr>
    </w:p>
    <w:p w14:paraId="6548ABE7" w14:textId="74D2350C"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1.</w:t>
      </w:r>
      <w:proofErr w:type="gramEnd"/>
      <w:del w:id="24" w:author="Microsoft account" w:date="2026-09-20T08:25:00Z">
        <w:r w:rsidDel="002F6162">
          <w:rPr>
            <w:color w:val="000000"/>
            <w:sz w:val="36"/>
            <w:szCs w:val="36"/>
            <w:lang w:bidi="hi-IN"/>
          </w:rPr>
          <w:delText>20</w:delText>
        </w:r>
      </w:del>
      <w:ins w:id="25" w:author="Microsoft account" w:date="2026-09-20T08:25:00Z">
        <w:r w:rsidR="002F6162">
          <w:rPr>
            <w:color w:val="000000"/>
            <w:sz w:val="36"/>
            <w:szCs w:val="36"/>
            <w:lang w:bidi="hi-IN"/>
          </w:rPr>
          <w:t>21</w:t>
        </w:r>
      </w:ins>
      <w:r>
        <w:rPr>
          <w:color w:val="000000"/>
          <w:sz w:val="36"/>
          <w:szCs w:val="36"/>
          <w:lang w:bidi="hi-IN"/>
        </w:rPr>
        <w:tab/>
        <w:t>mRugAra:</w:t>
      </w:r>
    </w:p>
    <w:p w14:paraId="2FF7A67E" w14:textId="60B1B999"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4.7.15.1 to TS 4.7.15.4 for para 34 to 40</w:t>
      </w:r>
    </w:p>
    <w:p w14:paraId="4ABB06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aqgnEr ma#nvE prathaqmasyaq pracE#tasOqyaM pA~jca#janyaM baqhava# ssamiqndhatE$ |</w:t>
      </w:r>
    </w:p>
    <w:p w14:paraId="0408023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viSva#syAM ~MviqSi pra#viviSiqvA(gm) sa#mImahEq sa nO# mu~jcaqtva(gm) ha#saH |</w:t>
      </w:r>
    </w:p>
    <w:p w14:paraId="424A87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yasyEqdaM prAqNa-nni#miqShad yadEja#tiq yasya# jAqtaM jana#mAnaM caq kEva#laM |</w:t>
      </w:r>
    </w:p>
    <w:p w14:paraId="404F1C9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staumyaqgniM nA#thiqtO jO#havImiq sa nO# mu~jcaqtva(gm) ha#saH |</w:t>
      </w:r>
    </w:p>
    <w:p w14:paraId="3607E0F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indra#sya manyE prathaqmasyaq pracE#tasO vRutraqGnaH stOmAq upaqmA muqpAgu#H |</w:t>
      </w:r>
    </w:p>
    <w:p w14:paraId="674E01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yO dAqSuSha#H suqkRutOq havaqmupaq gantAq sa nO# mu~jcaqtva(gm) ha#saH || 34</w:t>
      </w:r>
    </w:p>
    <w:p w14:paraId="36A1432C" w14:textId="77777777" w:rsidR="00BE419B" w:rsidRDefault="00BE419B" w:rsidP="00BE419B">
      <w:pPr>
        <w:autoSpaceDE w:val="0"/>
        <w:autoSpaceDN w:val="0"/>
        <w:adjustRightInd w:val="0"/>
        <w:spacing w:after="0" w:line="240" w:lineRule="auto"/>
        <w:rPr>
          <w:color w:val="000000"/>
          <w:sz w:val="36"/>
          <w:szCs w:val="36"/>
          <w:lang w:bidi="hi-IN"/>
        </w:rPr>
      </w:pPr>
    </w:p>
    <w:p w14:paraId="639AC5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ya ssa#MgrAqmaM naya#tiq saM~MvaqSI yuqdhE yaH puqShTAni# sa(gm)sRuqjati# traqyANi# | </w:t>
      </w:r>
    </w:p>
    <w:p w14:paraId="43A9DD3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staumIndra#M nAthiqtO jO#havImiq sa nO# mu~jcaqtva(gm) ha#saH |</w:t>
      </w:r>
    </w:p>
    <w:p w14:paraId="669949B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maqnvEvA$M mitrAvaruNAq tasya# vittaq(gm)q satyau#jasA dRu(gm)haNAq yaM nuqdEthE$ |</w:t>
      </w:r>
    </w:p>
    <w:p w14:paraId="21AD18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 rAjA#na(gm) saqratha#M ~MyAqtha u#grAq tA nO# mu~jcataq mAga#saH |</w:t>
      </w:r>
    </w:p>
    <w:p w14:paraId="087F2FF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yO vAq(gm)q ratha# Ruqjura#SmiH saqtyadha#rmAq mithuq-Scara#nta-mupaqyAti# dUqShayann# || 35</w:t>
      </w:r>
    </w:p>
    <w:p w14:paraId="125EE5E7" w14:textId="77777777" w:rsidR="00BE419B" w:rsidRDefault="00BE419B" w:rsidP="00BE419B">
      <w:pPr>
        <w:autoSpaceDE w:val="0"/>
        <w:autoSpaceDN w:val="0"/>
        <w:adjustRightInd w:val="0"/>
        <w:spacing w:after="0" w:line="240" w:lineRule="auto"/>
        <w:rPr>
          <w:color w:val="000000"/>
          <w:sz w:val="36"/>
          <w:szCs w:val="36"/>
          <w:lang w:bidi="hi-IN"/>
        </w:rPr>
      </w:pPr>
    </w:p>
    <w:p w14:paraId="5DA68E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 miqtrAvaru#NA nAthiqtO jO#havImiq tau nO# mu~jcataq mAga#saH |</w:t>
      </w:r>
    </w:p>
    <w:p w14:paraId="59C818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vAqyO-ssa#viqtur viqdathA#ni manmahEq yAvA$tmaqn-vadbi#BRuqtO yau caq rakSha#taH |</w:t>
      </w:r>
    </w:p>
    <w:p w14:paraId="6C65FCC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yau viSva#sya pariqBU ba#BUqvatuqstau nO# mu~jcataq mAga#saH |</w:t>
      </w:r>
      <w:r w:rsidR="007B6D2D">
        <w:rPr>
          <w:color w:val="000000"/>
          <w:sz w:val="36"/>
          <w:szCs w:val="36"/>
          <w:lang w:bidi="hi-IN"/>
        </w:rPr>
        <w:t xml:space="preserve"> </w:t>
      </w:r>
      <w:r>
        <w:rPr>
          <w:color w:val="000000"/>
          <w:sz w:val="36"/>
          <w:szCs w:val="36"/>
          <w:lang w:bidi="hi-IN"/>
        </w:rPr>
        <w:t>upaqSrEShThA#na AqSiShO# dEqvayOqrdharmE# asthirann |</w:t>
      </w:r>
    </w:p>
    <w:p w14:paraId="1FA051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 vAqyu(gm) sa#viqtAra#M nAthiqtO jO#havImiq tau nO# mu~jcataq mAga#saH |</w:t>
      </w:r>
    </w:p>
    <w:p w14:paraId="6468BC2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raqthIta#mau rathIqnA ma#hva UqtayEq SuBaqMgami#ShThau suqyamE#-BiqraSvai$H || 36</w:t>
      </w:r>
    </w:p>
    <w:p w14:paraId="2106C0CB" w14:textId="77777777" w:rsidR="00BE419B" w:rsidRDefault="00BE419B" w:rsidP="00BE419B">
      <w:pPr>
        <w:autoSpaceDE w:val="0"/>
        <w:autoSpaceDN w:val="0"/>
        <w:adjustRightInd w:val="0"/>
        <w:spacing w:after="0" w:line="240" w:lineRule="auto"/>
        <w:rPr>
          <w:color w:val="000000"/>
          <w:sz w:val="36"/>
          <w:szCs w:val="36"/>
          <w:lang w:bidi="hi-IN"/>
        </w:rPr>
      </w:pPr>
    </w:p>
    <w:p w14:paraId="1B1EEE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yayO$rvAM dEvau dEqvEShva-ni#Sitaq mOjaqstau nO# mu~jcataq mAga#saH |</w:t>
      </w:r>
    </w:p>
    <w:p w14:paraId="0C9F85C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yadayA#taM va~Mhaqtu(gm) sUqryAyA$-stricaqkrENa# saq(gm)q sada#miqcCamA#nau |</w:t>
      </w:r>
    </w:p>
    <w:p w14:paraId="5EDBCBF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 dEqvA vaqSvinau# nAthiqtO jO#havImiq tau nO# mu~jcataq mAga#saH |</w:t>
      </w:r>
    </w:p>
    <w:p w14:paraId="312D27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maqrutA$M manvEq adhi#nO bruvantuq prEmAM ~MvAcaqM ~MviSvA#mavantuq viSvE$ |</w:t>
      </w:r>
    </w:p>
    <w:p w14:paraId="2C5F0E4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AqSUn. hu#vE suqyamA#nUqtayEq tE nO# mu~jcaqntvEna#saH |</w:t>
      </w:r>
    </w:p>
    <w:p w14:paraId="55B438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tiqgmamAyu#dhaM ~MvIDiqta(gm) saha#svada diqvya(gm) SarddhaqH pRuta#nAsu jiqShNu || 37</w:t>
      </w:r>
    </w:p>
    <w:p w14:paraId="7DDEC364" w14:textId="77777777" w:rsidR="00BE419B" w:rsidRDefault="00BE419B" w:rsidP="00BE419B">
      <w:pPr>
        <w:autoSpaceDE w:val="0"/>
        <w:autoSpaceDN w:val="0"/>
        <w:adjustRightInd w:val="0"/>
        <w:spacing w:after="0" w:line="240" w:lineRule="auto"/>
        <w:rPr>
          <w:color w:val="000000"/>
          <w:sz w:val="36"/>
          <w:szCs w:val="36"/>
          <w:lang w:bidi="hi-IN"/>
        </w:rPr>
      </w:pPr>
    </w:p>
    <w:p w14:paraId="65FAD2D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 dEqvAn maqrutO# nAthiqtO jO#havImiq tE nO# mu~jcaqntvEna#saH |</w:t>
      </w:r>
    </w:p>
    <w:p w14:paraId="6277FB6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dEqvAnA$M manvEq adhi# nO bruvantuq prEmAM ~MvAcaqM ~MviSvA#mavantuq viSvE$ |</w:t>
      </w:r>
    </w:p>
    <w:p w14:paraId="2FF4116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AqSUn. hu#vE suqyamA#nUqtayEq tE nO# mu~jcaqntvEna#saH | </w:t>
      </w:r>
    </w:p>
    <w:p w14:paraId="414B9F3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yadiqdaM mA#&amp;BiqSOca#tiq pauru#ShEyENaq daivyE#na |</w:t>
      </w:r>
      <w:r w:rsidR="007B6D2D">
        <w:rPr>
          <w:color w:val="000000"/>
          <w:sz w:val="36"/>
          <w:szCs w:val="36"/>
          <w:lang w:bidi="hi-IN"/>
        </w:rPr>
        <w:t xml:space="preserve"> </w:t>
      </w:r>
      <w:r>
        <w:rPr>
          <w:color w:val="000000"/>
          <w:sz w:val="36"/>
          <w:szCs w:val="36"/>
          <w:lang w:bidi="hi-IN"/>
        </w:rPr>
        <w:t xml:space="preserve">staumiq viSvA$n dEqvAn nA#thiqtO jO#havImiq tE nO# mu~jcaqntvEna#saH | </w:t>
      </w:r>
    </w:p>
    <w:p w14:paraId="0D27C6D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anu#nOq-&amp;dyAnu#matiqranvida#nu matEq tvaM ~Mvai$SvAnaqrO na# UqtyA pRuqShTO diqvi | 38</w:t>
      </w:r>
    </w:p>
    <w:p w14:paraId="4A02FE7E" w14:textId="13168F6A" w:rsidR="00BE419B" w:rsidRDefault="002F6162" w:rsidP="00BE419B">
      <w:pPr>
        <w:autoSpaceDE w:val="0"/>
        <w:autoSpaceDN w:val="0"/>
        <w:adjustRightInd w:val="0"/>
        <w:spacing w:after="0" w:line="240" w:lineRule="auto"/>
        <w:rPr>
          <w:color w:val="000000"/>
          <w:sz w:val="36"/>
          <w:szCs w:val="36"/>
          <w:lang w:bidi="hi-IN"/>
        </w:rPr>
      </w:pPr>
      <w:ins w:id="26" w:author="Microsoft account" w:date="2026-09-20T08:25:00Z">
        <w:r>
          <w:rPr>
            <w:color w:val="000000"/>
            <w:sz w:val="36"/>
            <w:szCs w:val="36"/>
            <w:lang w:bidi="hi-IN"/>
          </w:rPr>
          <w:t>&lt;</w:t>
        </w:r>
        <w:proofErr w:type="gramStart"/>
        <w:r>
          <w:rPr>
            <w:color w:val="000000"/>
            <w:sz w:val="36"/>
            <w:szCs w:val="36"/>
            <w:lang w:bidi="hi-IN"/>
          </w:rPr>
          <w:t>lang=</w:t>
        </w:r>
        <w:proofErr w:type="gramEnd"/>
        <w:r>
          <w:rPr>
            <w:color w:val="000000"/>
            <w:sz w:val="36"/>
            <w:szCs w:val="36"/>
            <w:lang w:bidi="hi-IN"/>
          </w:rPr>
          <w:t>eng&gt;</w:t>
        </w:r>
      </w:ins>
    </w:p>
    <w:p w14:paraId="6FE9F4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 the concised Mantra given in “italics” above.</w:t>
      </w:r>
    </w:p>
    <w:p w14:paraId="7D66EB8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7067D2B2" w14:textId="642577D7" w:rsidR="00BE419B" w:rsidRDefault="002F6162" w:rsidP="00BE419B">
      <w:pPr>
        <w:autoSpaceDE w:val="0"/>
        <w:autoSpaceDN w:val="0"/>
        <w:adjustRightInd w:val="0"/>
        <w:spacing w:after="0" w:line="240" w:lineRule="auto"/>
        <w:rPr>
          <w:color w:val="000000"/>
          <w:sz w:val="36"/>
          <w:szCs w:val="36"/>
          <w:lang w:bidi="hi-IN"/>
        </w:rPr>
      </w:pPr>
      <w:ins w:id="27" w:author="Microsoft account" w:date="2026-09-20T08:25:00Z">
        <w:r>
          <w:rPr>
            <w:color w:val="000000"/>
            <w:sz w:val="36"/>
            <w:szCs w:val="36"/>
            <w:lang w:bidi="hi-IN"/>
          </w:rPr>
          <w:t>&lt;</w:t>
        </w:r>
        <w:proofErr w:type="gramStart"/>
        <w:r>
          <w:rPr>
            <w:color w:val="000000"/>
            <w:sz w:val="36"/>
            <w:szCs w:val="36"/>
            <w:lang w:bidi="hi-IN"/>
          </w:rPr>
          <w:t>lang=</w:t>
        </w:r>
        <w:proofErr w:type="gramEnd"/>
        <w:r>
          <w:rPr>
            <w:color w:val="000000"/>
            <w:sz w:val="36"/>
            <w:szCs w:val="36"/>
            <w:lang w:bidi="hi-IN"/>
          </w:rPr>
          <w:t>def&gt;</w:t>
        </w:r>
      </w:ins>
    </w:p>
    <w:p w14:paraId="5A0AD958"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anu#nOq&amp;dhyAnu#matir yaqj~jaM dEqvEShu# </w:t>
      </w:r>
    </w:p>
    <w:p w14:paraId="6D40E75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manyatAM | aqgniSca# havyaq vAha#nOq Bava#tAM dAqSuShEq maya#H | anvida#numatEq tvaM manyA#saiq </w:t>
      </w:r>
      <w:r>
        <w:rPr>
          <w:color w:val="000000"/>
          <w:sz w:val="36"/>
          <w:szCs w:val="36"/>
          <w:lang w:bidi="hi-IN"/>
        </w:rPr>
        <w:lastRenderedPageBreak/>
        <w:t>SaMca# naH kRudhi | kratvEq dakShA#ya nO hinuq praNaq AyU(gm)#Shi tAriShaH || 38a</w:t>
      </w:r>
    </w:p>
    <w:p w14:paraId="6DF82E20" w14:textId="77777777" w:rsidR="00BE419B" w:rsidRDefault="00BE419B" w:rsidP="00BE419B">
      <w:pPr>
        <w:autoSpaceDE w:val="0"/>
        <w:autoSpaceDN w:val="0"/>
        <w:adjustRightInd w:val="0"/>
        <w:spacing w:after="0" w:line="240" w:lineRule="auto"/>
        <w:rPr>
          <w:color w:val="000000"/>
          <w:sz w:val="36"/>
          <w:szCs w:val="36"/>
          <w:lang w:bidi="hi-IN"/>
        </w:rPr>
      </w:pPr>
    </w:p>
    <w:p w14:paraId="650E77E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vaiqSvAqnaqrO na# UqtyA &amp;&amp;prayA#tu parAqvata#H | aqgniruqkthEnaq vAha#sA |</w:t>
      </w:r>
    </w:p>
    <w:p w14:paraId="771C04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pRuqShTO diqvi pRuqShTO aqgniH pRu#thiqvyAM pRuqShTO viSvAq OSha#dhIqrA-vi#vESa |</w:t>
      </w:r>
    </w:p>
    <w:p w14:paraId="08F246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vaiqSvAqnaqra ssaha#sA pRuqShTO aqgnissanOq divAq sariqShaH pA#tuq nakta$M || 38b</w:t>
      </w:r>
    </w:p>
    <w:p w14:paraId="518C740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Expansion </w:t>
      </w:r>
      <w:proofErr w:type="gramStart"/>
      <w:r>
        <w:rPr>
          <w:color w:val="000000"/>
          <w:sz w:val="36"/>
          <w:szCs w:val="36"/>
          <w:lang w:bidi="hi-IN"/>
        </w:rPr>
        <w:t>REf .</w:t>
      </w:r>
      <w:proofErr w:type="gramEnd"/>
      <w:r>
        <w:rPr>
          <w:color w:val="000000"/>
          <w:sz w:val="36"/>
          <w:szCs w:val="36"/>
          <w:lang w:bidi="hi-IN"/>
        </w:rPr>
        <w:t xml:space="preserve"> 38a - in TS 3.3.11.3 </w:t>
      </w:r>
      <w:proofErr w:type="gramStart"/>
      <w:r>
        <w:rPr>
          <w:color w:val="000000"/>
          <w:sz w:val="36"/>
          <w:szCs w:val="36"/>
          <w:lang w:bidi="hi-IN"/>
        </w:rPr>
        <w:t>/  38b</w:t>
      </w:r>
      <w:proofErr w:type="gramEnd"/>
      <w:r>
        <w:rPr>
          <w:color w:val="000000"/>
          <w:sz w:val="36"/>
          <w:szCs w:val="36"/>
          <w:lang w:bidi="hi-IN"/>
        </w:rPr>
        <w:t xml:space="preserve"> - inTS 1.5.11.1</w:t>
      </w:r>
    </w:p>
    <w:p w14:paraId="144B9C04" w14:textId="77777777" w:rsidR="00BE419B" w:rsidRDefault="00BE419B" w:rsidP="00BE419B">
      <w:pPr>
        <w:autoSpaceDE w:val="0"/>
        <w:autoSpaceDN w:val="0"/>
        <w:adjustRightInd w:val="0"/>
        <w:spacing w:after="0" w:line="240" w:lineRule="auto"/>
        <w:rPr>
          <w:color w:val="000000"/>
          <w:sz w:val="36"/>
          <w:szCs w:val="36"/>
          <w:lang w:bidi="hi-IN"/>
        </w:rPr>
      </w:pPr>
    </w:p>
    <w:p w14:paraId="33AD01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yE apra#thEtAq mami#tEBiq rOjO#Biq ryE pra#tiqShThE aBa#vatAqM ~MvasU#nAM |</w:t>
      </w:r>
    </w:p>
    <w:p w14:paraId="0F29C4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staumiq dyAvA#pRuthiqvI nA#thiqtO jO#havImiq tE nO# mu~jcataqma(gm) ha#saH |</w:t>
      </w:r>
      <w:r w:rsidR="007B6D2D">
        <w:rPr>
          <w:color w:val="000000"/>
          <w:sz w:val="36"/>
          <w:szCs w:val="36"/>
          <w:lang w:bidi="hi-IN"/>
        </w:rPr>
        <w:t xml:space="preserve"> </w:t>
      </w:r>
      <w:r>
        <w:rPr>
          <w:color w:val="000000"/>
          <w:sz w:val="36"/>
          <w:szCs w:val="36"/>
          <w:lang w:bidi="hi-IN"/>
        </w:rPr>
        <w:t>urvI# rOdasIq vari#vaH kRuNOtaqM kShEtra#sya patnIq adhi#nO brUyAtaM |</w:t>
      </w:r>
    </w:p>
    <w:p w14:paraId="507284D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staumiq dyAvA#pRuthiqvI nA#thiqtO jO#havImiq tE nO# mu~jcataqma(gm) ha#saH |</w:t>
      </w:r>
      <w:r w:rsidR="007B6D2D">
        <w:rPr>
          <w:color w:val="000000"/>
          <w:sz w:val="36"/>
          <w:szCs w:val="36"/>
          <w:lang w:bidi="hi-IN"/>
        </w:rPr>
        <w:t xml:space="preserve"> </w:t>
      </w:r>
      <w:r>
        <w:rPr>
          <w:color w:val="000000"/>
          <w:sz w:val="36"/>
          <w:szCs w:val="36"/>
          <w:lang w:bidi="hi-IN"/>
        </w:rPr>
        <w:t>yattE# vaqyaM pu#ruShaqtrAya# viqShThA vi#dvA(gm) saSca kRuqmA kaccaq nAga#H || 39</w:t>
      </w:r>
    </w:p>
    <w:p w14:paraId="545F002D" w14:textId="77777777" w:rsidR="00BE419B" w:rsidRDefault="00BE419B" w:rsidP="00BE419B">
      <w:pPr>
        <w:autoSpaceDE w:val="0"/>
        <w:autoSpaceDN w:val="0"/>
        <w:adjustRightInd w:val="0"/>
        <w:spacing w:after="0" w:line="240" w:lineRule="auto"/>
        <w:rPr>
          <w:color w:val="000000"/>
          <w:sz w:val="36"/>
          <w:szCs w:val="36"/>
          <w:lang w:bidi="hi-IN"/>
        </w:rPr>
      </w:pPr>
    </w:p>
    <w:p w14:paraId="5B96908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kRuqdhI sva#smA(gm) adi#tEqranA#gAq vyEnA(gm)#si SiSrathOq viShva#gagnE |</w:t>
      </w:r>
      <w:r w:rsidR="007B6D2D">
        <w:rPr>
          <w:color w:val="000000"/>
          <w:sz w:val="36"/>
          <w:szCs w:val="36"/>
          <w:lang w:bidi="hi-IN"/>
        </w:rPr>
        <w:t xml:space="preserve"> </w:t>
      </w:r>
      <w:r>
        <w:rPr>
          <w:color w:val="000000"/>
          <w:sz w:val="36"/>
          <w:szCs w:val="36"/>
          <w:lang w:bidi="hi-IN"/>
        </w:rPr>
        <w:t>yathA# haq tad va#savO gauqrya#M cit paqdiShiqtA mamu#~jcatA yajatrAH |</w:t>
      </w:r>
    </w:p>
    <w:p w14:paraId="3A34084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EqvA tvamaqsmat pramu#~jcAq vya(gm)haqH prAtA$ryagnE prataqrAnnaq Ayu#H || 40 (15)</w:t>
      </w:r>
    </w:p>
    <w:p w14:paraId="792F49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1.22</w:t>
      </w:r>
      <w:r>
        <w:rPr>
          <w:color w:val="000000"/>
          <w:sz w:val="36"/>
          <w:szCs w:val="36"/>
          <w:lang w:bidi="hi-IN"/>
        </w:rPr>
        <w:tab/>
        <w:t>sarpAhutI mantrA:</w:t>
      </w:r>
    </w:p>
    <w:p w14:paraId="262BBFDB" w14:textId="7406D061"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5.5.10.1 to TS 5.5.10.3</w:t>
      </w:r>
      <w:del w:id="28" w:author="Microsoft account" w:date="2026-09-20T08:54:00Z">
        <w:r w:rsidDel="00605939">
          <w:rPr>
            <w:color w:val="000000"/>
            <w:sz w:val="36"/>
            <w:szCs w:val="36"/>
            <w:lang w:bidi="hi-IN"/>
          </w:rPr>
          <w:delText>,</w:delText>
        </w:r>
      </w:del>
      <w:r>
        <w:rPr>
          <w:color w:val="000000"/>
          <w:sz w:val="36"/>
          <w:szCs w:val="36"/>
          <w:lang w:bidi="hi-IN"/>
        </w:rPr>
        <w:t xml:space="preserve"> for para 41</w:t>
      </w:r>
    </w:p>
    <w:p w14:paraId="776C0E6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saqmIcIq nAmA#siq prAcIq diktasyA$stEq &amp;gniradhi#pati rasiqtO ra#kShiqtA</w:t>
      </w:r>
      <w:r w:rsidR="007B6D2D">
        <w:rPr>
          <w:color w:val="000000"/>
          <w:sz w:val="36"/>
          <w:szCs w:val="36"/>
          <w:lang w:bidi="hi-IN"/>
        </w:rPr>
        <w:t xml:space="preserve"> </w:t>
      </w:r>
      <w:r>
        <w:rPr>
          <w:color w:val="000000"/>
          <w:sz w:val="36"/>
          <w:szCs w:val="36"/>
          <w:lang w:bidi="hi-IN"/>
        </w:rPr>
        <w:t xml:space="preserve">yaScAdhi#patiqr yaSca# gOqptA tAByAqM namaqstaunO# mRuDayatAqM tE yaM </w:t>
      </w:r>
      <w:r>
        <w:rPr>
          <w:color w:val="000000"/>
          <w:sz w:val="36"/>
          <w:szCs w:val="36"/>
          <w:lang w:bidi="hi-IN"/>
        </w:rPr>
        <w:lastRenderedPageBreak/>
        <w:t>dviqShmO yaSca# nOq dvEShTiq taM ~MvAqM jaMBE# dadhAmyO-,</w:t>
      </w:r>
    </w:p>
    <w:p w14:paraId="077130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-jaqsvinIq nAmA#si dakShiqNA diktasyA$staq indrO&amp;dhi#patiqH pRudA#</w:t>
      </w:r>
      <w:proofErr w:type="gramStart"/>
      <w:r>
        <w:rPr>
          <w:color w:val="000000"/>
          <w:sz w:val="36"/>
          <w:szCs w:val="36"/>
          <w:lang w:bidi="hi-IN"/>
        </w:rPr>
        <w:t>kuqH ,</w:t>
      </w:r>
      <w:proofErr w:type="gramEnd"/>
    </w:p>
    <w:p w14:paraId="1C67291D"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prAcIq</w:t>
      </w:r>
      <w:proofErr w:type="gramEnd"/>
      <w:r>
        <w:rPr>
          <w:color w:val="000000"/>
          <w:sz w:val="36"/>
          <w:szCs w:val="36"/>
          <w:lang w:bidi="hi-IN"/>
        </w:rPr>
        <w:t xml:space="preserve"> nAmA#si praqtIcIq diktasyA$stEq sOmO&amp;dhi#pati ssvaqjO# ,</w:t>
      </w:r>
    </w:p>
    <w:p w14:paraId="3CA0F35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&amp;vaqsthAvAq nAmAq-syudI#cIq diktasyA$stEq varuqNO&amp;dhi#pati-stiqraSca# rAjiq,</w:t>
      </w:r>
    </w:p>
    <w:p w14:paraId="05A3EDC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-radhi#patnIq nAmA#si bRuhaqtI diktasyA$stEq bRuhaqspatiq-radhi#pati SSviqtrO,</w:t>
      </w:r>
    </w:p>
    <w:p w14:paraId="7CE4D1D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vaqSinIq nAmA#sIq yaM diktasyA$stE yaqmO&amp;dhi#patiH kaqlmASha# grIvO,</w:t>
      </w:r>
    </w:p>
    <w:p w14:paraId="7152FEF1" w14:textId="77777777" w:rsidR="00BE419B" w:rsidRDefault="00BE419B" w:rsidP="00BE419B">
      <w:pPr>
        <w:autoSpaceDE w:val="0"/>
        <w:autoSpaceDN w:val="0"/>
        <w:adjustRightInd w:val="0"/>
        <w:spacing w:after="0" w:line="240" w:lineRule="auto"/>
        <w:rPr>
          <w:color w:val="000000"/>
          <w:sz w:val="36"/>
          <w:szCs w:val="36"/>
          <w:lang w:bidi="hi-IN"/>
        </w:rPr>
      </w:pPr>
    </w:p>
    <w:p w14:paraId="180B5BA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rakShiqtA yaScAdhi#patiqr yaSca# gOqptA tAByAqM namaqstau nO# mRuDayatAqM </w:t>
      </w:r>
    </w:p>
    <w:p w14:paraId="06C842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 yaM dviqShmO yaSca# nOq dvEShTiq taM ~MvAqM jaMBE# dadhAmi || 41 (16)</w:t>
      </w:r>
    </w:p>
    <w:p w14:paraId="4BB89016" w14:textId="77777777" w:rsidR="00BE419B" w:rsidRDefault="00BE419B" w:rsidP="00BE419B">
      <w:pPr>
        <w:autoSpaceDE w:val="0"/>
        <w:autoSpaceDN w:val="0"/>
        <w:adjustRightInd w:val="0"/>
        <w:spacing w:after="0" w:line="240" w:lineRule="auto"/>
        <w:rPr>
          <w:color w:val="000000"/>
          <w:sz w:val="36"/>
          <w:szCs w:val="36"/>
          <w:lang w:bidi="hi-IN"/>
        </w:rPr>
      </w:pPr>
    </w:p>
    <w:p w14:paraId="027C8A5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1.23</w:t>
      </w:r>
      <w:r>
        <w:rPr>
          <w:color w:val="000000"/>
          <w:sz w:val="36"/>
          <w:szCs w:val="36"/>
          <w:lang w:bidi="hi-IN"/>
        </w:rPr>
        <w:tab/>
        <w:t>sarpAhutI mantrA: (anuSha~ggaM)</w:t>
      </w:r>
    </w:p>
    <w:p w14:paraId="7ED4DA9D" w14:textId="77777777" w:rsidR="007B6D2D" w:rsidRDefault="007B6D2D" w:rsidP="00BE419B">
      <w:pPr>
        <w:autoSpaceDE w:val="0"/>
        <w:autoSpaceDN w:val="0"/>
        <w:adjustRightInd w:val="0"/>
        <w:spacing w:after="0" w:line="240" w:lineRule="auto"/>
        <w:rPr>
          <w:color w:val="000000"/>
          <w:sz w:val="36"/>
          <w:szCs w:val="36"/>
          <w:lang w:bidi="hi-IN"/>
        </w:rPr>
      </w:pPr>
    </w:p>
    <w:p w14:paraId="46D3A82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saqmIcIq nAmA#siq prAcIq diktasyA$stEq &amp;gniradhi#pati rasiqtO </w:t>
      </w:r>
    </w:p>
    <w:p w14:paraId="40E6DF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ra#kShiqtA-yaScAdhi#patiqr yaSca# gOqptA tAByAqM namaqstau nO# mRuDayatAqM </w:t>
      </w:r>
    </w:p>
    <w:p w14:paraId="74122F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yaM dviqShmO yaSca# nOq dvEShTiq taM ~MvAqM jaMBE# dadhAm </w:t>
      </w:r>
    </w:p>
    <w:p w14:paraId="78C80F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yOjaqsvinIq nAmA#si dakShiqNA diktasyA$staq indrO&amp;dhi#patiqH pRudA#kU </w:t>
      </w:r>
    </w:p>
    <w:p w14:paraId="2E1A72B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rakShiqtA yaScAdhi#patiqra yaSca# gOqptA tAByAqM namaqstau nO# mRuDayatAqM </w:t>
      </w:r>
    </w:p>
    <w:p w14:paraId="47AECE0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tE yaM dviqShmO yaSca#nOq dvEShTiq taM ~MvAqM jaMBE# dadhAmiq </w:t>
      </w:r>
    </w:p>
    <w:p w14:paraId="182312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prAcIq nAmA#si praqtIcIq diktasyA$stEq sOmO&amp;dhi#pati ssvaqjO ra#kShiqtA yaScAdhi#patiqr yaSca# gOqptA tAByAqM namaqstau nO# mRuDayatAqM </w:t>
      </w:r>
    </w:p>
    <w:p w14:paraId="147759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yaM dviqShmO yaSca# nOq dvEShTiq taM ~MvAqM jaMBE# dadhAm </w:t>
      </w:r>
    </w:p>
    <w:p w14:paraId="41AF98D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yavaqsthAvAq nAmAq-syudI#cIq diktasyA$stEq varuqNO&amp;dhi#pati-stiqraSca# </w:t>
      </w:r>
    </w:p>
    <w:p w14:paraId="088791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rAjI rakShiqtA yaScAdhi#patiqr-yaSca# gOqptA tAByAqM namaqstau nO# mRuDayatAqM </w:t>
      </w:r>
    </w:p>
    <w:p w14:paraId="53DD1F7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yaM dviqShmO yaSca# nOq dvEShTiq taM ~MvAqM jaMBE# dadhAqm- </w:t>
      </w:r>
    </w:p>
    <w:p w14:paraId="650D0DCB" w14:textId="77777777" w:rsidR="00BE419B" w:rsidRDefault="00BE419B" w:rsidP="00BE419B">
      <w:pPr>
        <w:autoSpaceDE w:val="0"/>
        <w:autoSpaceDN w:val="0"/>
        <w:adjustRightInd w:val="0"/>
        <w:spacing w:after="0" w:line="240" w:lineRule="auto"/>
        <w:rPr>
          <w:color w:val="000000"/>
          <w:sz w:val="36"/>
          <w:szCs w:val="36"/>
          <w:lang w:bidi="hi-IN"/>
        </w:rPr>
      </w:pPr>
    </w:p>
    <w:p w14:paraId="40D6FE5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yadhi#patnIq nAmA#si bRuhaqtI diktasyA$stEq bRuhaqspatiq-radhi#patiH SviqtrO </w:t>
      </w:r>
    </w:p>
    <w:p w14:paraId="12E8F28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ra#kShiqtA yaScAdhi#patiqr yaSca# gOqptA tAByAqM namaqstau nO# mRuDayatAqM </w:t>
      </w:r>
    </w:p>
    <w:p w14:paraId="0DADF0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yaM dviqShmO yaSca# nOq dvEShTiq taM ~MvAqM jaMBE# dadhAmi </w:t>
      </w:r>
    </w:p>
    <w:p w14:paraId="650273E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vaqSinIq nAmA#sIqyaM diktasyA$stE yaqmO&amp;dhi#patiH kaqlmASha# grIvO </w:t>
      </w:r>
    </w:p>
    <w:p w14:paraId="2A25FB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rakShiqtA yaScAdhi#patiqr yaSca# gOqptA tAByAqM namaqstau nO# mRuDayatAqM </w:t>
      </w:r>
    </w:p>
    <w:p w14:paraId="0E1D052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 yaM dviqShmO yaSca# nOq dvEShTiq taM ~MvAqM jaMBE# dadhAmi || 41A (16A)</w:t>
      </w:r>
    </w:p>
    <w:p w14:paraId="0A5B846F" w14:textId="77777777" w:rsidR="007B6D2D" w:rsidRDefault="007B6D2D" w:rsidP="00BE419B">
      <w:pPr>
        <w:autoSpaceDE w:val="0"/>
        <w:autoSpaceDN w:val="0"/>
        <w:adjustRightInd w:val="0"/>
        <w:spacing w:after="0" w:line="240" w:lineRule="auto"/>
        <w:rPr>
          <w:color w:val="000000"/>
          <w:sz w:val="36"/>
          <w:szCs w:val="36"/>
          <w:lang w:bidi="hi-IN"/>
        </w:rPr>
      </w:pPr>
    </w:p>
    <w:p w14:paraId="73F452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1.24</w:t>
      </w:r>
      <w:r>
        <w:rPr>
          <w:color w:val="000000"/>
          <w:sz w:val="36"/>
          <w:szCs w:val="36"/>
          <w:lang w:bidi="hi-IN"/>
        </w:rPr>
        <w:tab/>
        <w:t>gandharvAhutIH</w:t>
      </w:r>
    </w:p>
    <w:p w14:paraId="7F1EBF5D" w14:textId="6C785A3B"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5.5.10.4 to TS 5.5.10.5</w:t>
      </w:r>
      <w:del w:id="29" w:author="Microsoft account" w:date="2026-09-20T08:54:00Z">
        <w:r w:rsidDel="00A328D0">
          <w:rPr>
            <w:color w:val="000000"/>
            <w:sz w:val="36"/>
            <w:szCs w:val="36"/>
            <w:lang w:bidi="hi-IN"/>
          </w:rPr>
          <w:delText>,</w:delText>
        </w:r>
      </w:del>
      <w:r>
        <w:rPr>
          <w:color w:val="000000"/>
          <w:sz w:val="36"/>
          <w:szCs w:val="36"/>
          <w:lang w:bidi="hi-IN"/>
        </w:rPr>
        <w:t xml:space="preserve"> for para 42</w:t>
      </w:r>
    </w:p>
    <w:p w14:paraId="59A04E7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hEqtayOq nAma#sthaq tEShA$M ~MvaH puqrO gRuqhA aqgnirvaq iSha#va ssaliqlO,</w:t>
      </w:r>
    </w:p>
    <w:p w14:paraId="75F00D6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ni#liqpAM nAma#sthaq tEShA$M ~MvO dakShiqNA gRuqhAH piqtarO# vaq iSha#vaq ssaga#rO,</w:t>
      </w:r>
    </w:p>
    <w:p w14:paraId="153F8CF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vaqjriNOq nAma#sthaq tEShA$M ~MvaH paqScAd-gRuqhA ssvapnO# vaq iSha#vOq gahva#rO,</w:t>
      </w:r>
    </w:p>
    <w:p w14:paraId="420F20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&amp;vaqsthAvA#nOq nAma#sthaq tEShA$M ~Mva uttaqrAd gRuqhA ApO# vaq iSha#va ssamuqdrO-,</w:t>
      </w:r>
    </w:p>
    <w:p w14:paraId="595B700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&amp;dhi#patayOq </w:t>
      </w:r>
      <w:proofErr w:type="gramStart"/>
      <w:r>
        <w:rPr>
          <w:color w:val="000000"/>
          <w:sz w:val="36"/>
          <w:szCs w:val="36"/>
          <w:lang w:bidi="hi-IN"/>
        </w:rPr>
        <w:t>nAma#</w:t>
      </w:r>
      <w:proofErr w:type="gramEnd"/>
      <w:r>
        <w:rPr>
          <w:color w:val="000000"/>
          <w:sz w:val="36"/>
          <w:szCs w:val="36"/>
          <w:lang w:bidi="hi-IN"/>
        </w:rPr>
        <w:t>sthaq tEShA$M ~Mva uqpari# gRuqhA vaqrq.ShaM ~Mvaq iShaqvO&amp;va#svAn,</w:t>
      </w:r>
    </w:p>
    <w:p w14:paraId="23E691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kraqvyA nAma#sthaq pArtthi#vAq-stEShA$M ~Mva iqha gRuqhA anna#M ~Mvaq iSha#vO nimiqShO,</w:t>
      </w:r>
    </w:p>
    <w:p w14:paraId="5F7B8CF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vA#ta nAqmaM tEByO# vOq namaqstE nO# mRuDayataq tE yaM dviqShmO yaSca# nOq dvEShTiq taM ~MvOq jaMBE# dadhAmi || 42 (17)</w:t>
      </w:r>
    </w:p>
    <w:p w14:paraId="21DCF6AB" w14:textId="77777777" w:rsidR="00BE419B" w:rsidRDefault="00BE419B" w:rsidP="00BE419B">
      <w:pPr>
        <w:autoSpaceDE w:val="0"/>
        <w:autoSpaceDN w:val="0"/>
        <w:adjustRightInd w:val="0"/>
        <w:spacing w:after="0" w:line="240" w:lineRule="auto"/>
        <w:rPr>
          <w:color w:val="000000"/>
          <w:sz w:val="36"/>
          <w:szCs w:val="36"/>
          <w:lang w:bidi="hi-IN"/>
        </w:rPr>
      </w:pPr>
    </w:p>
    <w:p w14:paraId="34EFC46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1.25</w:t>
      </w:r>
      <w:r>
        <w:rPr>
          <w:color w:val="000000"/>
          <w:sz w:val="36"/>
          <w:szCs w:val="36"/>
          <w:lang w:bidi="hi-IN"/>
        </w:rPr>
        <w:tab/>
        <w:t>gandharvAhutIH (anuSha~ggaM)</w:t>
      </w:r>
    </w:p>
    <w:p w14:paraId="6D4E8BCA" w14:textId="77777777" w:rsidR="007B6D2D" w:rsidRDefault="007B6D2D" w:rsidP="00BE419B">
      <w:pPr>
        <w:autoSpaceDE w:val="0"/>
        <w:autoSpaceDN w:val="0"/>
        <w:adjustRightInd w:val="0"/>
        <w:spacing w:after="0" w:line="240" w:lineRule="auto"/>
        <w:rPr>
          <w:color w:val="000000"/>
          <w:sz w:val="36"/>
          <w:szCs w:val="36"/>
          <w:lang w:bidi="hi-IN"/>
        </w:rPr>
      </w:pPr>
    </w:p>
    <w:p w14:paraId="7955C58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hEqtayOq nAma#sthaq tEShA$M ~MvaH puqrO gRuqhA aqgnirvaq iSha#va-ssaliqlO</w:t>
      </w:r>
    </w:p>
    <w:p w14:paraId="6A88DE7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vA#ta nAqmaM tEByO# vOq namaqstE nO# mRuDayataq tE yaM dviqShmO </w:t>
      </w:r>
    </w:p>
    <w:p w14:paraId="1FCC054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yaSca# nOq dvEShTiq taM ~MvOq jaMBE# dadhAmi </w:t>
      </w:r>
    </w:p>
    <w:p w14:paraId="70F4350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niliqpAM nAma#sthaq tEShA$M ~MvO dakShiqNA gRuqhAH piqtarO# vaq iSha#vaq-ssaga#rO</w:t>
      </w:r>
    </w:p>
    <w:p w14:paraId="63A380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vAta nAqmaM tEByO# vOq namaqstE nO# mRuDayataq tE yaM dviqShmO </w:t>
      </w:r>
    </w:p>
    <w:p w14:paraId="1292D1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yaSca# nOq dvEShTiq taM ~MvOq jaMBE# dadhAmi </w:t>
      </w:r>
    </w:p>
    <w:p w14:paraId="258C942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vaqjriNOq nAma#sthaq tEShA$M ~MvaH paqScAd-gRuqhA ssvapnO# vaq iSha#vOq </w:t>
      </w:r>
    </w:p>
    <w:p w14:paraId="1D1C0C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gahva#rO vAta nAqmaM tEByO# vOq namaqstE nO# mRuDayataq tE yaM dviqShmO </w:t>
      </w:r>
    </w:p>
    <w:p w14:paraId="5818B27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yaSca# nOq dvEShTiq taM ~MvOq jaMBE# dadhAm </w:t>
      </w:r>
    </w:p>
    <w:p w14:paraId="4684486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yavaqsthA vA# nOq nAma#sthaq tEShA$M ~Mva uttaqrAd gRuqhA ApO# vaq iSha#va</w:t>
      </w:r>
    </w:p>
    <w:p w14:paraId="5BD9FC2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ssamuqdrO vA#ta nAqmaM tEByO# vOq namaqstE nO# mRuDayataq tE yaM dviqShmO yaSca# nOq dvEShTiq taM ~MvOq jaMBE# dadhAqm </w:t>
      </w:r>
    </w:p>
    <w:p w14:paraId="54AAECC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yadhi#</w:t>
      </w:r>
      <w:proofErr w:type="gramEnd"/>
      <w:r>
        <w:rPr>
          <w:color w:val="000000"/>
          <w:sz w:val="36"/>
          <w:szCs w:val="36"/>
          <w:lang w:bidi="hi-IN"/>
        </w:rPr>
        <w:t xml:space="preserve">patayOq nAma#sthaq tEShA$M ~Mva uqpari# gRuqhA vaqqraq.ShaqM ~Mvaq iShaqvO&amp;va#svAn vAta nAqmaM tEByO# vOq namaqstE nO# mRuDayataq tE yaM dviqShmO </w:t>
      </w:r>
    </w:p>
    <w:p w14:paraId="3C4AB09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yaSca# nOq dvEShTiq taM ~MvOq jaMBE# dadhAmi  </w:t>
      </w:r>
    </w:p>
    <w:p w14:paraId="186554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kraqvyA nAma#sthaq pArtthi#vAq-stEShA$M ~Mva iqha gRuqhA anna#M ~Mvaq iSha#vO nimiqShO vA#ta nAqmaM tEByO# vOq namaqstE nO# mRuDayataq tE </w:t>
      </w:r>
    </w:p>
    <w:p w14:paraId="027965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yaM dviqShmO yaSca# nOq dvEShTiq taM ~MvOq jaMBE# dadhAmi || 42A (17A)</w:t>
      </w:r>
    </w:p>
    <w:p w14:paraId="0644C858" w14:textId="77777777" w:rsidR="00BE419B" w:rsidRDefault="00BE419B" w:rsidP="00BE419B">
      <w:pPr>
        <w:autoSpaceDE w:val="0"/>
        <w:autoSpaceDN w:val="0"/>
        <w:adjustRightInd w:val="0"/>
        <w:spacing w:after="0" w:line="240" w:lineRule="auto"/>
        <w:rPr>
          <w:color w:val="000000"/>
          <w:sz w:val="36"/>
          <w:szCs w:val="36"/>
          <w:lang w:bidi="hi-IN"/>
        </w:rPr>
      </w:pPr>
    </w:p>
    <w:p w14:paraId="17C686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1.26 </w:t>
      </w:r>
      <w:r>
        <w:rPr>
          <w:color w:val="000000"/>
          <w:sz w:val="36"/>
          <w:szCs w:val="36"/>
          <w:lang w:bidi="hi-IN"/>
        </w:rPr>
        <w:tab/>
        <w:t>ajyAni mantrA:</w:t>
      </w:r>
    </w:p>
    <w:p w14:paraId="361A2601" w14:textId="68A1E436" w:rsidR="00BE419B" w:rsidRDefault="00EA6A1C" w:rsidP="00BE419B">
      <w:pPr>
        <w:autoSpaceDE w:val="0"/>
        <w:autoSpaceDN w:val="0"/>
        <w:adjustRightInd w:val="0"/>
        <w:spacing w:after="0" w:line="240" w:lineRule="auto"/>
        <w:rPr>
          <w:color w:val="000000"/>
          <w:sz w:val="36"/>
          <w:szCs w:val="36"/>
          <w:lang w:bidi="hi-IN"/>
        </w:rPr>
      </w:pPr>
      <w:ins w:id="30" w:author="Microsoft account" w:date="2026-09-20T08:58:00Z">
        <w:r>
          <w:rPr>
            <w:color w:val="000000"/>
            <w:sz w:val="36"/>
            <w:szCs w:val="36"/>
            <w:lang w:bidi="hi-IN"/>
          </w:rPr>
          <w:t xml:space="preserve">&lt;/inline&gt; </w:t>
        </w:r>
      </w:ins>
      <w:r w:rsidR="00BE419B">
        <w:rPr>
          <w:color w:val="000000"/>
          <w:sz w:val="36"/>
          <w:szCs w:val="36"/>
          <w:lang w:bidi="hi-IN"/>
        </w:rPr>
        <w:t>TS 5.7.2.3 to TS 5.7.2.5</w:t>
      </w:r>
      <w:del w:id="31" w:author="Microsoft account" w:date="2026-09-20T08:57:00Z">
        <w:r w:rsidR="00BE419B" w:rsidDel="00A328D0">
          <w:rPr>
            <w:color w:val="000000"/>
            <w:sz w:val="36"/>
            <w:szCs w:val="36"/>
            <w:lang w:bidi="hi-IN"/>
          </w:rPr>
          <w:delText xml:space="preserve"> ,</w:delText>
        </w:r>
      </w:del>
      <w:r w:rsidR="00BE419B">
        <w:rPr>
          <w:color w:val="000000"/>
          <w:sz w:val="36"/>
          <w:szCs w:val="36"/>
          <w:lang w:bidi="hi-IN"/>
        </w:rPr>
        <w:t xml:space="preserve"> for para 43</w:t>
      </w:r>
    </w:p>
    <w:p w14:paraId="2430C5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SaqtAyu#dhAya SaqtavI$ryAya SaqtOta#yE &amp;BimAtiqShAhE$ |</w:t>
      </w:r>
      <w:r w:rsidR="007B6D2D">
        <w:rPr>
          <w:color w:val="000000"/>
          <w:sz w:val="36"/>
          <w:szCs w:val="36"/>
          <w:lang w:bidi="hi-IN"/>
        </w:rPr>
        <w:t xml:space="preserve"> </w:t>
      </w:r>
      <w:r>
        <w:rPr>
          <w:color w:val="000000"/>
          <w:sz w:val="36"/>
          <w:szCs w:val="36"/>
          <w:lang w:bidi="hi-IN"/>
        </w:rPr>
        <w:t>SaqtaM ~MyO na# SSaqradOq ajI#tAq-nindrO# nEShaqdati# duriqtAniq viSvA$ |</w:t>
      </w:r>
    </w:p>
    <w:p w14:paraId="7E0BF1FA"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yE</w:t>
      </w:r>
      <w:proofErr w:type="gramEnd"/>
      <w:r>
        <w:rPr>
          <w:color w:val="000000"/>
          <w:sz w:val="36"/>
          <w:szCs w:val="36"/>
          <w:lang w:bidi="hi-IN"/>
        </w:rPr>
        <w:t xml:space="preserve"> caqtvAra#H paqthayO# dEvaqyAnA# antaqrA dyAvA#pRuthiqvI viqyanti# |</w:t>
      </w:r>
      <w:r w:rsidR="007B6D2D">
        <w:rPr>
          <w:color w:val="000000"/>
          <w:sz w:val="36"/>
          <w:szCs w:val="36"/>
          <w:lang w:bidi="hi-IN"/>
        </w:rPr>
        <w:t xml:space="preserve"> </w:t>
      </w:r>
      <w:r>
        <w:rPr>
          <w:color w:val="000000"/>
          <w:sz w:val="36"/>
          <w:szCs w:val="36"/>
          <w:lang w:bidi="hi-IN"/>
        </w:rPr>
        <w:t>tEShAqM ~MyO ajyA#niq- majI#ti-mAqvahAqttasmai# nO dEvAqH pari#dattEqha sarvE$ |</w:t>
      </w:r>
      <w:r w:rsidR="007B6D2D">
        <w:rPr>
          <w:color w:val="000000"/>
          <w:sz w:val="36"/>
          <w:szCs w:val="36"/>
          <w:lang w:bidi="hi-IN"/>
        </w:rPr>
        <w:t xml:space="preserve"> </w:t>
      </w:r>
      <w:r>
        <w:rPr>
          <w:color w:val="000000"/>
          <w:sz w:val="36"/>
          <w:szCs w:val="36"/>
          <w:lang w:bidi="hi-IN"/>
        </w:rPr>
        <w:t>grIqShmO hE#maqnta uqta nO# vasaqnta SSaqrad vaqrq.ShA ssu#viqtannO# astu |</w:t>
      </w:r>
    </w:p>
    <w:p w14:paraId="2B4EF9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tEShA#-mRutUqnA(gm) SaqtaSA#radAnA-nnivAqta E#ShAqmaBa#yE syAma |</w:t>
      </w:r>
      <w:r w:rsidR="007B6D2D">
        <w:rPr>
          <w:color w:val="000000"/>
          <w:sz w:val="36"/>
          <w:szCs w:val="36"/>
          <w:lang w:bidi="hi-IN"/>
        </w:rPr>
        <w:t xml:space="preserve"> </w:t>
      </w:r>
      <w:r>
        <w:rPr>
          <w:color w:val="000000"/>
          <w:sz w:val="36"/>
          <w:szCs w:val="36"/>
          <w:lang w:bidi="hi-IN"/>
        </w:rPr>
        <w:t>iqduqvaqthsaqrAya# parivathsaqrAya# sam~MvathsaqrAya# kRuNutA bRuqhannama#H | tEShA$M ~Mvaqya(gm) su#maqtau yaqj~jiyA#nAqM jyOgajI#tAq aha#tA ssyAma |</w:t>
      </w:r>
    </w:p>
    <w:p w14:paraId="0FD33D8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BaqdrAnnaqH SrEyaq ssama#naiShTa dEvAq stvayA#&amp;vaqsEnaq sama#SI mahitvA |</w:t>
      </w:r>
    </w:p>
    <w:p w14:paraId="35EBC2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sanO#mayOq BUH pi#tOq Avi#Sasvaq SaMtOqkAya# taqnuvE$ syOqnaH || 43 (18)</w:t>
      </w:r>
    </w:p>
    <w:p w14:paraId="308ACE08" w14:textId="77777777" w:rsidR="007B6D2D" w:rsidRDefault="007B6D2D" w:rsidP="00BE419B">
      <w:pPr>
        <w:autoSpaceDE w:val="0"/>
        <w:autoSpaceDN w:val="0"/>
        <w:adjustRightInd w:val="0"/>
        <w:spacing w:after="0" w:line="240" w:lineRule="auto"/>
        <w:rPr>
          <w:color w:val="000000"/>
          <w:sz w:val="36"/>
          <w:szCs w:val="36"/>
          <w:lang w:bidi="hi-IN"/>
        </w:rPr>
      </w:pPr>
    </w:p>
    <w:p w14:paraId="580EE79D" w14:textId="1E01B79D" w:rsidR="00BE419B" w:rsidRDefault="00EA6A1C" w:rsidP="00BE419B">
      <w:pPr>
        <w:autoSpaceDE w:val="0"/>
        <w:autoSpaceDN w:val="0"/>
        <w:adjustRightInd w:val="0"/>
        <w:spacing w:after="0" w:line="240" w:lineRule="auto"/>
        <w:rPr>
          <w:color w:val="000000"/>
          <w:sz w:val="36"/>
          <w:szCs w:val="36"/>
          <w:lang w:bidi="hi-IN"/>
        </w:rPr>
      </w:pPr>
      <w:ins w:id="32" w:author="Microsoft account" w:date="2026-09-20T08:58:00Z">
        <w:r>
          <w:rPr>
            <w:color w:val="000000"/>
            <w:sz w:val="36"/>
            <w:szCs w:val="36"/>
            <w:lang w:bidi="hi-IN"/>
          </w:rPr>
          <w:t xml:space="preserve">&lt;/inline&gt; </w:t>
        </w:r>
      </w:ins>
      <w:r w:rsidR="00BE419B">
        <w:rPr>
          <w:color w:val="000000"/>
          <w:sz w:val="36"/>
          <w:szCs w:val="36"/>
          <w:lang w:bidi="hi-IN"/>
        </w:rPr>
        <w:t xml:space="preserve">TS 7.3.12.1, for para </w:t>
      </w:r>
      <w:del w:id="33" w:author="Microsoft account" w:date="2026-09-20T08:58:00Z">
        <w:r w:rsidR="00BE419B" w:rsidDel="00EA6A1C">
          <w:rPr>
            <w:color w:val="000000"/>
            <w:sz w:val="36"/>
            <w:szCs w:val="36"/>
            <w:lang w:bidi="hi-IN"/>
          </w:rPr>
          <w:delText xml:space="preserve">nO. </w:delText>
        </w:r>
      </w:del>
      <w:r w:rsidR="00BE419B">
        <w:rPr>
          <w:color w:val="000000"/>
          <w:sz w:val="36"/>
          <w:szCs w:val="36"/>
          <w:lang w:bidi="hi-IN"/>
        </w:rPr>
        <w:t>44</w:t>
      </w:r>
    </w:p>
    <w:p w14:paraId="4ED862A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BUqtaM Bavya#M BaviqShyad vaShaqT </w:t>
      </w:r>
      <w:proofErr w:type="gramStart"/>
      <w:r>
        <w:rPr>
          <w:color w:val="000000"/>
          <w:sz w:val="36"/>
          <w:szCs w:val="36"/>
          <w:lang w:bidi="hi-IN"/>
        </w:rPr>
        <w:t>thsvAhAq ,</w:t>
      </w:r>
      <w:proofErr w:type="gramEnd"/>
      <w:r>
        <w:rPr>
          <w:color w:val="000000"/>
          <w:sz w:val="36"/>
          <w:szCs w:val="36"/>
          <w:lang w:bidi="hi-IN"/>
        </w:rPr>
        <w:t xml:space="preserve"> </w:t>
      </w:r>
    </w:p>
    <w:p w14:paraId="5E4D7ABB"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namaq</w:t>
      </w:r>
      <w:proofErr w:type="gramEnd"/>
      <w:r>
        <w:rPr>
          <w:color w:val="000000"/>
          <w:sz w:val="36"/>
          <w:szCs w:val="36"/>
          <w:lang w:bidi="hi-IN"/>
        </w:rPr>
        <w:t xml:space="preserve"> RuK sAmaq-yajuqr vaShaqT thsvAhAq ,</w:t>
      </w:r>
    </w:p>
    <w:p w14:paraId="5D6A3E82" w14:textId="4245B31E"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namO</w:t>
      </w:r>
      <w:proofErr w:type="gramEnd"/>
      <w:r>
        <w:rPr>
          <w:color w:val="000000"/>
          <w:sz w:val="36"/>
          <w:szCs w:val="36"/>
          <w:lang w:bidi="hi-IN"/>
        </w:rPr>
        <w:t># gAyaqtrI triqShTu</w:t>
      </w:r>
      <w:r w:rsidR="005B05C1">
        <w:rPr>
          <w:color w:val="000000"/>
          <w:sz w:val="36"/>
          <w:szCs w:val="36"/>
          <w:lang w:bidi="hi-IN"/>
        </w:rPr>
        <w:t>b</w:t>
      </w:r>
      <w:r>
        <w:rPr>
          <w:color w:val="000000"/>
          <w:sz w:val="36"/>
          <w:szCs w:val="36"/>
          <w:lang w:bidi="hi-IN"/>
        </w:rPr>
        <w:t xml:space="preserve"> jaga#tIq vaShaqT thsvAhAq , </w:t>
      </w:r>
    </w:p>
    <w:p w14:paraId="4FECF49E"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nama#</w:t>
      </w:r>
      <w:proofErr w:type="gramEnd"/>
      <w:r>
        <w:rPr>
          <w:color w:val="000000"/>
          <w:sz w:val="36"/>
          <w:szCs w:val="36"/>
          <w:lang w:bidi="hi-IN"/>
        </w:rPr>
        <w:t xml:space="preserve">H pRuthiqvya#ntari#kShaqM dyaur vaShaqT thsvAhAq , </w:t>
      </w:r>
    </w:p>
    <w:p w14:paraId="507120BF"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namOq</w:t>
      </w:r>
      <w:proofErr w:type="gramEnd"/>
      <w:r>
        <w:rPr>
          <w:color w:val="000000"/>
          <w:sz w:val="36"/>
          <w:szCs w:val="36"/>
          <w:lang w:bidi="hi-IN"/>
        </w:rPr>
        <w:t xml:space="preserve"> &amp;gnirvAqyu-ssUryOq vaShaqT thsvAhAq , </w:t>
      </w:r>
    </w:p>
    <w:p w14:paraId="1F0226F1"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nama#</w:t>
      </w:r>
      <w:proofErr w:type="gramEnd"/>
      <w:r>
        <w:rPr>
          <w:color w:val="000000"/>
          <w:sz w:val="36"/>
          <w:szCs w:val="36"/>
          <w:lang w:bidi="hi-IN"/>
        </w:rPr>
        <w:t xml:space="preserve">H prAqNO-vyAqnO#-&amp;pAqnO vaShaqT thsvAhAq , </w:t>
      </w:r>
    </w:p>
    <w:p w14:paraId="309CA014"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namO&amp;</w:t>
      </w:r>
      <w:proofErr w:type="gramEnd"/>
      <w:r>
        <w:rPr>
          <w:color w:val="000000"/>
          <w:sz w:val="36"/>
          <w:szCs w:val="36"/>
          <w:lang w:bidi="hi-IN"/>
        </w:rPr>
        <w:t xml:space="preserve">nna#M kRuqShir vRuShTiqr vaShaqT thsvAhAq , </w:t>
      </w:r>
    </w:p>
    <w:p w14:paraId="03B5DF6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nama#</w:t>
      </w:r>
      <w:proofErr w:type="gramEnd"/>
      <w:r>
        <w:rPr>
          <w:color w:val="000000"/>
          <w:sz w:val="36"/>
          <w:szCs w:val="36"/>
          <w:lang w:bidi="hi-IN"/>
        </w:rPr>
        <w:t xml:space="preserve">H piqtA puqtraH pautrOq vaShaqT thsvAhAq , </w:t>
      </w:r>
    </w:p>
    <w:p w14:paraId="73485ED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namOq BUrBuvaqssuvaq rvaShaqT thsvAhAq nama#H || 44 (19)</w:t>
      </w:r>
    </w:p>
    <w:p w14:paraId="3A6B3194" w14:textId="77777777" w:rsidR="00BE419B" w:rsidRDefault="00BE419B" w:rsidP="00BE419B">
      <w:pPr>
        <w:autoSpaceDE w:val="0"/>
        <w:autoSpaceDN w:val="0"/>
        <w:adjustRightInd w:val="0"/>
        <w:spacing w:after="0" w:line="240" w:lineRule="auto"/>
        <w:rPr>
          <w:color w:val="000000"/>
          <w:sz w:val="36"/>
          <w:szCs w:val="36"/>
          <w:lang w:bidi="hi-IN"/>
        </w:rPr>
      </w:pPr>
    </w:p>
    <w:p w14:paraId="3D59BB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1.27 </w:t>
      </w:r>
      <w:r>
        <w:rPr>
          <w:color w:val="000000"/>
          <w:sz w:val="36"/>
          <w:szCs w:val="36"/>
          <w:lang w:bidi="hi-IN"/>
        </w:rPr>
        <w:tab/>
        <w:t>atharvaSIrShaM</w:t>
      </w:r>
    </w:p>
    <w:p w14:paraId="3683BAEB" w14:textId="0EBD7955"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1.5.8.1 to TB 1.5.8.3</w:t>
      </w:r>
      <w:del w:id="34" w:author="Microsoft account" w:date="2026-09-20T08:57:00Z">
        <w:r w:rsidDel="00DD6601">
          <w:rPr>
            <w:color w:val="000000"/>
            <w:sz w:val="36"/>
            <w:szCs w:val="36"/>
            <w:lang w:bidi="hi-IN"/>
          </w:rPr>
          <w:delText>,</w:delText>
        </w:r>
      </w:del>
      <w:r>
        <w:rPr>
          <w:color w:val="000000"/>
          <w:sz w:val="36"/>
          <w:szCs w:val="36"/>
          <w:lang w:bidi="hi-IN"/>
        </w:rPr>
        <w:t xml:space="preserve"> for para 45</w:t>
      </w:r>
      <w:del w:id="35" w:author="Microsoft account" w:date="2026-09-20T08:57:00Z">
        <w:r w:rsidDel="00EA6A1C">
          <w:rPr>
            <w:color w:val="000000"/>
            <w:sz w:val="36"/>
            <w:szCs w:val="36"/>
            <w:lang w:bidi="hi-IN"/>
          </w:rPr>
          <w:delText>, 46,</w:delText>
        </w:r>
      </w:del>
      <w:ins w:id="36" w:author="Microsoft account" w:date="2026-09-20T08:57:00Z">
        <w:r w:rsidR="00EA6A1C">
          <w:rPr>
            <w:color w:val="000000"/>
            <w:sz w:val="36"/>
            <w:szCs w:val="36"/>
            <w:lang w:bidi="hi-IN"/>
          </w:rPr>
          <w:t xml:space="preserve"> to</w:t>
        </w:r>
      </w:ins>
      <w:r>
        <w:rPr>
          <w:color w:val="000000"/>
          <w:sz w:val="36"/>
          <w:szCs w:val="36"/>
          <w:lang w:bidi="hi-IN"/>
        </w:rPr>
        <w:t xml:space="preserve"> 47</w:t>
      </w:r>
    </w:p>
    <w:p w14:paraId="76A695D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indrO# dadhIqcO aqstaBi#H | vRuqtrANya pra#tiShkutaH | jaqGAna# navaqtIrnava# |</w:t>
      </w:r>
      <w:r w:rsidR="007B6D2D">
        <w:rPr>
          <w:color w:val="000000"/>
          <w:sz w:val="36"/>
          <w:szCs w:val="36"/>
          <w:lang w:bidi="hi-IN"/>
        </w:rPr>
        <w:t xml:space="preserve"> </w:t>
      </w:r>
      <w:r>
        <w:rPr>
          <w:color w:val="000000"/>
          <w:sz w:val="36"/>
          <w:szCs w:val="36"/>
          <w:lang w:bidi="hi-IN"/>
        </w:rPr>
        <w:t>iqcCanna-Sva#syaq yacCira#H | parva#tEqShvapa#SritaM | tadvi#dacCar^^yaqNAva#ti |</w:t>
      </w:r>
    </w:p>
    <w:p w14:paraId="6FD0774E" w14:textId="4844682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w:t>
      </w:r>
      <w:r w:rsidR="00BA5F27">
        <w:rPr>
          <w:color w:val="000000"/>
          <w:sz w:val="36"/>
          <w:szCs w:val="36"/>
          <w:lang w:bidi="hi-IN"/>
        </w:rPr>
        <w:t>t</w:t>
      </w:r>
      <w:r>
        <w:rPr>
          <w:color w:val="000000"/>
          <w:sz w:val="36"/>
          <w:szCs w:val="36"/>
          <w:lang w:bidi="hi-IN"/>
        </w:rPr>
        <w:t>rAhaq gOrama#nvata | nAmaq tvaShTu#ra-pIqcya$M | iqtthA caqndrama#sO gRuqhE |</w:t>
      </w:r>
    </w:p>
    <w:p w14:paraId="2B7DEFB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indraqmid gAqthinO# bRuqhat || 45</w:t>
      </w:r>
    </w:p>
    <w:p w14:paraId="1962D7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 maqrkEBi# raqrkiNa#H | indraqM ~MvANI#ranUShata | indraq iddharyOq ssacA$ |</w:t>
      </w:r>
    </w:p>
    <w:p w14:paraId="7FF767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saM mi#Slaq Ava#cOq yujA$ | indrO# vaqjrI hi#raqNyaya#H| indrO# dIqrGAyaq cakSha#sE | </w:t>
      </w:r>
    </w:p>
    <w:p w14:paraId="515C9A8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AsUrya(gm)# rOhayad diqvi | vi gOBiqradri#mairayat | </w:t>
      </w:r>
    </w:p>
    <w:p w14:paraId="68A18D4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indraq vAjE#Shu nO ava | saqhasra# pradhanEShu ca || 46</w:t>
      </w:r>
    </w:p>
    <w:p w14:paraId="18B6B5C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uqgra uqgrABi#-rUqtiBi#H | tamindra#M ~MvA jayAmasi | maqhE vRuqtrAyaq hanta#vE | sa vRuShA# vRuShaqBO-Bu#vat | indraq ssadA ma#nE kRuqtaH | Oji#ShThaq ssabalE# hiqtaH | dyuqmnI SlOqkI sa sauqmya#H | giqrA vajrOq na saMBRu#taH | saba#lOq ana#pacyutaH | </w:t>
      </w:r>
    </w:p>
    <w:p w14:paraId="3467DE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vaqvaqkShu ruqgrO astRu#taH || 47 (20)</w:t>
      </w:r>
    </w:p>
    <w:p w14:paraId="0FC2F9C8" w14:textId="77777777" w:rsidR="00BE419B" w:rsidRDefault="00BE419B" w:rsidP="00BE419B">
      <w:pPr>
        <w:autoSpaceDE w:val="0"/>
        <w:autoSpaceDN w:val="0"/>
        <w:adjustRightInd w:val="0"/>
        <w:spacing w:after="0" w:line="240" w:lineRule="auto"/>
        <w:rPr>
          <w:color w:val="000000"/>
          <w:sz w:val="36"/>
          <w:szCs w:val="36"/>
          <w:lang w:bidi="hi-IN"/>
        </w:rPr>
      </w:pPr>
    </w:p>
    <w:p w14:paraId="45F51F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1.28 </w:t>
      </w:r>
      <w:r>
        <w:rPr>
          <w:color w:val="000000"/>
          <w:sz w:val="36"/>
          <w:szCs w:val="36"/>
          <w:lang w:bidi="hi-IN"/>
        </w:rPr>
        <w:tab/>
        <w:t xml:space="preserve">pratya~ggirasa: </w:t>
      </w:r>
    </w:p>
    <w:p w14:paraId="67BA2A62" w14:textId="2A92F4F3" w:rsidR="00BE419B" w:rsidRDefault="00EA6A1C" w:rsidP="00BE419B">
      <w:pPr>
        <w:autoSpaceDE w:val="0"/>
        <w:autoSpaceDN w:val="0"/>
        <w:adjustRightInd w:val="0"/>
        <w:spacing w:after="0" w:line="240" w:lineRule="auto"/>
        <w:rPr>
          <w:color w:val="000000"/>
          <w:sz w:val="36"/>
          <w:szCs w:val="36"/>
          <w:lang w:bidi="hi-IN"/>
        </w:rPr>
      </w:pPr>
      <w:ins w:id="37" w:author="Microsoft account" w:date="2026-09-20T08:59:00Z">
        <w:r>
          <w:rPr>
            <w:color w:val="000000"/>
            <w:sz w:val="36"/>
            <w:szCs w:val="36"/>
            <w:lang w:bidi="hi-IN"/>
          </w:rPr>
          <w:t xml:space="preserve">&lt;/inline&gt; </w:t>
        </w:r>
      </w:ins>
      <w:r w:rsidR="00BE419B">
        <w:rPr>
          <w:color w:val="000000"/>
          <w:sz w:val="36"/>
          <w:szCs w:val="36"/>
          <w:lang w:bidi="hi-IN"/>
        </w:rPr>
        <w:t>T.B.2.4.2.1 to T.B.2.4.2.4</w:t>
      </w:r>
      <w:del w:id="38" w:author="Microsoft account" w:date="2026-09-20T09:00:00Z">
        <w:r w:rsidR="00BE419B" w:rsidDel="00C14E3B">
          <w:rPr>
            <w:color w:val="000000"/>
            <w:sz w:val="36"/>
            <w:szCs w:val="36"/>
            <w:lang w:bidi="hi-IN"/>
          </w:rPr>
          <w:delText>,</w:delText>
        </w:r>
      </w:del>
      <w:r w:rsidR="00BE419B">
        <w:rPr>
          <w:color w:val="000000"/>
          <w:sz w:val="36"/>
          <w:szCs w:val="36"/>
          <w:lang w:bidi="hi-IN"/>
        </w:rPr>
        <w:t xml:space="preserve"> for para</w:t>
      </w:r>
      <w:del w:id="39" w:author="Microsoft account" w:date="2026-09-20T09:00:00Z">
        <w:r w:rsidR="00BE419B" w:rsidDel="00C14E3B">
          <w:rPr>
            <w:color w:val="000000"/>
            <w:sz w:val="36"/>
            <w:szCs w:val="36"/>
            <w:lang w:bidi="hi-IN"/>
          </w:rPr>
          <w:delText xml:space="preserve"> NO</w:delText>
        </w:r>
      </w:del>
      <w:r w:rsidR="00BE419B">
        <w:rPr>
          <w:color w:val="000000"/>
          <w:sz w:val="36"/>
          <w:szCs w:val="36"/>
          <w:lang w:bidi="hi-IN"/>
        </w:rPr>
        <w:t xml:space="preserve"> 48 to 50</w:t>
      </w:r>
    </w:p>
    <w:p w14:paraId="6BF8E969"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cakShu#ShO hEtEq mana#sO hEtE | </w:t>
      </w:r>
    </w:p>
    <w:p w14:paraId="471F4B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vAcO# hEtEq brahma#NO hEtE | </w:t>
      </w:r>
    </w:p>
    <w:p w14:paraId="16B32A0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yOmA#&amp;GAqyu-ra#BiqdAsa#ti | tama#gnE mEqnyA&amp;mEqniM kRu#Nu | yOmAq cakShu#ShAq yO mana#sA | yO vAqcA brahma#NA&amp;GAqyu-ra#BiqdAsa#ti | </w:t>
      </w:r>
    </w:p>
    <w:p w14:paraId="725F8DA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tayA$&amp;gnEq tvaM mEqnyA | aqmuma# mEqniM kRu#Nu | </w:t>
      </w:r>
    </w:p>
    <w:p w14:paraId="56CA34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yat ki~jcAqsau mana#sAq yacca# vAqcA | yaqj~jair juqhOtiq yaju#ShA haqvirBi#H || 48</w:t>
      </w:r>
    </w:p>
    <w:p w14:paraId="264673AD" w14:textId="77777777" w:rsidR="00BE419B" w:rsidRDefault="00BE419B" w:rsidP="00BE419B">
      <w:pPr>
        <w:autoSpaceDE w:val="0"/>
        <w:autoSpaceDN w:val="0"/>
        <w:adjustRightInd w:val="0"/>
        <w:spacing w:after="0" w:line="240" w:lineRule="auto"/>
        <w:rPr>
          <w:color w:val="000000"/>
          <w:sz w:val="36"/>
          <w:szCs w:val="36"/>
          <w:lang w:bidi="hi-IN"/>
        </w:rPr>
      </w:pPr>
    </w:p>
    <w:p w14:paraId="77D082AB" w14:textId="59D03D12"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tan</w:t>
      </w:r>
      <w:proofErr w:type="gramEnd"/>
      <w:r>
        <w:rPr>
          <w:color w:val="000000"/>
          <w:sz w:val="36"/>
          <w:szCs w:val="36"/>
          <w:lang w:bidi="hi-IN"/>
        </w:rPr>
        <w:t xml:space="preserve"> mRuqtyur nir.Ru#tyA sam~MvidAqnaH | puqrA diqShTA dAhu#tI rasyahantu |</w:t>
      </w:r>
      <w:r w:rsidR="007B6D2D">
        <w:rPr>
          <w:color w:val="000000"/>
          <w:sz w:val="36"/>
          <w:szCs w:val="36"/>
          <w:lang w:bidi="hi-IN"/>
        </w:rPr>
        <w:t xml:space="preserve"> </w:t>
      </w:r>
      <w:r>
        <w:rPr>
          <w:color w:val="000000"/>
          <w:sz w:val="36"/>
          <w:szCs w:val="36"/>
          <w:lang w:bidi="hi-IN"/>
        </w:rPr>
        <w:t>yAqtuq dhAnAq nir.Ru#tiq rAduqrakSha#H | tE a#syaGnaq</w:t>
      </w:r>
      <w:r w:rsidR="00EE3C12">
        <w:rPr>
          <w:color w:val="000000"/>
          <w:sz w:val="36"/>
          <w:szCs w:val="36"/>
          <w:lang w:bidi="hi-IN"/>
        </w:rPr>
        <w:t>n</w:t>
      </w:r>
      <w:r>
        <w:rPr>
          <w:color w:val="000000"/>
          <w:sz w:val="36"/>
          <w:szCs w:val="36"/>
          <w:lang w:bidi="hi-IN"/>
        </w:rPr>
        <w:t xml:space="preserve"> tvanRu#tEna saqtyaM |</w:t>
      </w:r>
    </w:p>
    <w:p w14:paraId="1531DDA0"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indra#ShitAq Ajya#masya mathnantu | </w:t>
      </w:r>
    </w:p>
    <w:p w14:paraId="350FEE3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mAtath samRu#ddhiq yadaqsau kaqrOti# |</w:t>
      </w:r>
    </w:p>
    <w:p w14:paraId="3F32521A" w14:textId="77777777" w:rsidR="00BE419B" w:rsidRDefault="00BE419B" w:rsidP="00BE419B">
      <w:pPr>
        <w:autoSpaceDE w:val="0"/>
        <w:autoSpaceDN w:val="0"/>
        <w:adjustRightInd w:val="0"/>
        <w:spacing w:after="0" w:line="240" w:lineRule="auto"/>
        <w:rPr>
          <w:color w:val="000000"/>
          <w:sz w:val="36"/>
          <w:szCs w:val="36"/>
          <w:lang w:bidi="hi-IN"/>
        </w:rPr>
      </w:pPr>
    </w:p>
    <w:p w14:paraId="08848A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hanmi#tEq&amp;haM kRuqta(gm) haqviH | yO mE# GOqramacI# kRutaH |</w:t>
      </w:r>
      <w:r w:rsidR="007B6D2D">
        <w:rPr>
          <w:color w:val="000000"/>
          <w:sz w:val="36"/>
          <w:szCs w:val="36"/>
          <w:lang w:bidi="hi-IN"/>
        </w:rPr>
        <w:t xml:space="preserve"> </w:t>
      </w:r>
      <w:r>
        <w:rPr>
          <w:color w:val="000000"/>
          <w:sz w:val="36"/>
          <w:szCs w:val="36"/>
          <w:lang w:bidi="hi-IN"/>
        </w:rPr>
        <w:t>apA$~jcau ta uqBau bAqhU | apa#nahyAmyAqsya$M || 49</w:t>
      </w:r>
    </w:p>
    <w:p w14:paraId="5FB045E6" w14:textId="77777777" w:rsidR="00BE419B" w:rsidRDefault="00BE419B" w:rsidP="00BE419B">
      <w:pPr>
        <w:autoSpaceDE w:val="0"/>
        <w:autoSpaceDN w:val="0"/>
        <w:adjustRightInd w:val="0"/>
        <w:spacing w:after="0" w:line="240" w:lineRule="auto"/>
        <w:rPr>
          <w:color w:val="000000"/>
          <w:sz w:val="36"/>
          <w:szCs w:val="36"/>
          <w:lang w:bidi="hi-IN"/>
        </w:rPr>
      </w:pPr>
    </w:p>
    <w:p w14:paraId="08765F1A" w14:textId="103FCBC6"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apa#nahyAmitE bAqhU | apa# nahyAmyAqsya$M | aqgnEr dEqvasyaq brahma#NA | sarva#M tE &amp;vadhiSh</w:t>
      </w:r>
      <w:r w:rsidR="00D15141">
        <w:rPr>
          <w:color w:val="000000"/>
          <w:sz w:val="36"/>
          <w:szCs w:val="36"/>
          <w:lang w:bidi="hi-IN"/>
        </w:rPr>
        <w:t>a</w:t>
      </w:r>
      <w:r>
        <w:rPr>
          <w:color w:val="000000"/>
          <w:sz w:val="36"/>
          <w:szCs w:val="36"/>
          <w:lang w:bidi="hi-IN"/>
        </w:rPr>
        <w:t xml:space="preserve">~g kRuqtaM | puqrA&amp;muShya# vaShaT </w:t>
      </w:r>
      <w:r w:rsidR="00D15141">
        <w:rPr>
          <w:color w:val="000000"/>
          <w:sz w:val="36"/>
          <w:szCs w:val="36"/>
          <w:lang w:bidi="hi-IN"/>
        </w:rPr>
        <w:br/>
      </w:r>
      <w:r>
        <w:rPr>
          <w:color w:val="000000"/>
          <w:sz w:val="36"/>
          <w:szCs w:val="36"/>
          <w:lang w:bidi="hi-IN"/>
        </w:rPr>
        <w:t xml:space="preserve">kAqrAt | yaqj~jaM dEqvEShu# naskRudhi | svi#ShTa-maqsmAka#M BUyAt | mA&amp;smAn prApaqnnarA#tayaH | anti#dUqrE saqtO a#gnE | BrAtRu#vyasyA BiqdAsa#taH | vaqShaqT kAqrENaq vajrE#Na | kRuqtyA(gm) ha#nmi kRuqtAmaqhaM | </w:t>
      </w:r>
    </w:p>
    <w:p w14:paraId="402B14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mAq naktaqM divA# sAqyaM | prAqta-ScAhnO# niqpIya#ti | aqdyA-tami#ndraq vajrE#Na | </w:t>
      </w:r>
    </w:p>
    <w:p w14:paraId="4FAD2B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BrAtRu#vyaM pAdayAmasi || 50 (21)</w:t>
      </w:r>
    </w:p>
    <w:p w14:paraId="417D46A7" w14:textId="77777777" w:rsidR="00BE419B" w:rsidRDefault="00BE419B" w:rsidP="00BE419B">
      <w:pPr>
        <w:autoSpaceDE w:val="0"/>
        <w:autoSpaceDN w:val="0"/>
        <w:adjustRightInd w:val="0"/>
        <w:spacing w:after="0" w:line="240" w:lineRule="auto"/>
        <w:rPr>
          <w:color w:val="000000"/>
          <w:sz w:val="36"/>
          <w:szCs w:val="36"/>
          <w:lang w:bidi="hi-IN"/>
        </w:rPr>
      </w:pPr>
    </w:p>
    <w:p w14:paraId="7E0C41EA" w14:textId="62171130" w:rsidR="00BE419B" w:rsidRDefault="00EA6A1C" w:rsidP="00BE419B">
      <w:pPr>
        <w:autoSpaceDE w:val="0"/>
        <w:autoSpaceDN w:val="0"/>
        <w:adjustRightInd w:val="0"/>
        <w:spacing w:after="0" w:line="240" w:lineRule="auto"/>
        <w:rPr>
          <w:color w:val="000000"/>
          <w:sz w:val="36"/>
          <w:szCs w:val="36"/>
          <w:lang w:bidi="hi-IN"/>
        </w:rPr>
      </w:pPr>
      <w:ins w:id="40" w:author="Microsoft account" w:date="2026-09-20T08:59:00Z">
        <w:r>
          <w:rPr>
            <w:color w:val="000000"/>
            <w:sz w:val="36"/>
            <w:szCs w:val="36"/>
            <w:lang w:bidi="hi-IN"/>
          </w:rPr>
          <w:t xml:space="preserve">&lt;/inline&gt; </w:t>
        </w:r>
      </w:ins>
      <w:r w:rsidR="00BE419B">
        <w:rPr>
          <w:color w:val="000000"/>
          <w:sz w:val="36"/>
          <w:szCs w:val="36"/>
          <w:lang w:bidi="hi-IN"/>
        </w:rPr>
        <w:t>T.B.2.5.1.1 to T.B.2.5.1.3</w:t>
      </w:r>
      <w:del w:id="41" w:author="Microsoft account" w:date="2026-09-20T08:59:00Z">
        <w:r w:rsidR="00BE419B" w:rsidDel="00C14E3B">
          <w:rPr>
            <w:color w:val="000000"/>
            <w:sz w:val="36"/>
            <w:szCs w:val="36"/>
            <w:lang w:bidi="hi-IN"/>
          </w:rPr>
          <w:delText>,</w:delText>
        </w:r>
      </w:del>
      <w:r w:rsidR="00BE419B">
        <w:rPr>
          <w:color w:val="000000"/>
          <w:sz w:val="36"/>
          <w:szCs w:val="36"/>
          <w:lang w:bidi="hi-IN"/>
        </w:rPr>
        <w:t xml:space="preserve"> for para 51 to 53</w:t>
      </w:r>
    </w:p>
    <w:p w14:paraId="3749B8A0"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prAqNO ra#kShatiq viSvaqmEja#t | iryO# BUqtvA ba#huqdhA baqhUni# |</w:t>
      </w:r>
      <w:r w:rsidR="007B6D2D">
        <w:rPr>
          <w:color w:val="000000"/>
          <w:sz w:val="36"/>
          <w:szCs w:val="36"/>
          <w:lang w:bidi="hi-IN"/>
        </w:rPr>
        <w:t xml:space="preserve"> </w:t>
      </w:r>
      <w:r>
        <w:rPr>
          <w:color w:val="000000"/>
          <w:sz w:val="36"/>
          <w:szCs w:val="36"/>
          <w:lang w:bidi="hi-IN"/>
        </w:rPr>
        <w:t xml:space="preserve">sa ith sarvaqM ~MvyA#naSE | </w:t>
      </w:r>
    </w:p>
    <w:p w14:paraId="223CAD7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yO dEqvO dEqvEShu# viqBUraqntaH |</w:t>
      </w:r>
    </w:p>
    <w:p w14:paraId="0CD771D2"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AvRu#dUqdAt kShEtriya#ddhvaqgad vRuShA$ | </w:t>
      </w:r>
    </w:p>
    <w:p w14:paraId="403632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tamit prAqNaM manaqsOpa# SikShata |</w:t>
      </w:r>
    </w:p>
    <w:p w14:paraId="7A40D3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agra#M dEqvAnA#-miqdama#ttu nO haqviH | mana#saqSci-ttEqdaM |</w:t>
      </w:r>
      <w:r w:rsidR="007B6D2D">
        <w:rPr>
          <w:color w:val="000000"/>
          <w:sz w:val="36"/>
          <w:szCs w:val="36"/>
          <w:lang w:bidi="hi-IN"/>
        </w:rPr>
        <w:t xml:space="preserve"> </w:t>
      </w:r>
      <w:r>
        <w:rPr>
          <w:color w:val="000000"/>
          <w:sz w:val="36"/>
          <w:szCs w:val="36"/>
          <w:lang w:bidi="hi-IN"/>
        </w:rPr>
        <w:t>BUqtaM Bavya#M ca gupyatE | taddhi dEqvEShva#-griqyaM || 51</w:t>
      </w:r>
    </w:p>
    <w:p w14:paraId="23FDE7BB" w14:textId="77777777" w:rsidR="00BE419B" w:rsidRDefault="00BE419B" w:rsidP="00BE419B">
      <w:pPr>
        <w:autoSpaceDE w:val="0"/>
        <w:autoSpaceDN w:val="0"/>
        <w:adjustRightInd w:val="0"/>
        <w:spacing w:after="0" w:line="240" w:lineRule="auto"/>
        <w:rPr>
          <w:color w:val="000000"/>
          <w:sz w:val="36"/>
          <w:szCs w:val="36"/>
          <w:lang w:bidi="hi-IN"/>
        </w:rPr>
      </w:pPr>
    </w:p>
    <w:p w14:paraId="5EAFC6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Ana# Etu puraScaqraM | saqha dEqvai-riqma(gm) hava$M |</w:t>
      </w:r>
      <w:r w:rsidR="007B6D2D">
        <w:rPr>
          <w:color w:val="000000"/>
          <w:sz w:val="36"/>
          <w:szCs w:val="36"/>
          <w:lang w:bidi="hi-IN"/>
        </w:rPr>
        <w:t xml:space="preserve"> </w:t>
      </w:r>
      <w:r>
        <w:rPr>
          <w:color w:val="000000"/>
          <w:sz w:val="36"/>
          <w:szCs w:val="36"/>
          <w:lang w:bidi="hi-IN"/>
        </w:rPr>
        <w:t>manaqH SrEya#si SrEyasi | karma#n. yaqj~japa#tiqM dadha#t | juqShatA$M mEq vAgiqda(gm) haqviH | viqrAD dEqvI puqrOhi#tA |</w:t>
      </w:r>
      <w:r w:rsidR="007B6D2D">
        <w:rPr>
          <w:color w:val="000000"/>
          <w:sz w:val="36"/>
          <w:szCs w:val="36"/>
          <w:lang w:bidi="hi-IN"/>
        </w:rPr>
        <w:t xml:space="preserve"> </w:t>
      </w:r>
      <w:r>
        <w:rPr>
          <w:color w:val="000000"/>
          <w:sz w:val="36"/>
          <w:szCs w:val="36"/>
          <w:lang w:bidi="hi-IN"/>
        </w:rPr>
        <w:t>haqvyaqvADana#-pAyinI | yayA# rUqpANi# bahuqdhA vada#nti |</w:t>
      </w:r>
      <w:r w:rsidR="007B6D2D">
        <w:rPr>
          <w:color w:val="000000"/>
          <w:sz w:val="36"/>
          <w:szCs w:val="36"/>
          <w:lang w:bidi="hi-IN"/>
        </w:rPr>
        <w:t xml:space="preserve"> </w:t>
      </w:r>
      <w:r>
        <w:rPr>
          <w:color w:val="000000"/>
          <w:sz w:val="36"/>
          <w:szCs w:val="36"/>
          <w:lang w:bidi="hi-IN"/>
        </w:rPr>
        <w:t>pESA(gm)#si dEqvAH pa#raqmE jaqnitrE$ | sA nO# viqrADana#pa sPurantI || 52</w:t>
      </w:r>
    </w:p>
    <w:p w14:paraId="186D6654" w14:textId="77777777" w:rsidR="00BE419B" w:rsidRDefault="00BE419B" w:rsidP="00BE419B">
      <w:pPr>
        <w:autoSpaceDE w:val="0"/>
        <w:autoSpaceDN w:val="0"/>
        <w:adjustRightInd w:val="0"/>
        <w:spacing w:after="0" w:line="240" w:lineRule="auto"/>
        <w:rPr>
          <w:color w:val="000000"/>
          <w:sz w:val="36"/>
          <w:szCs w:val="36"/>
          <w:lang w:bidi="hi-IN"/>
        </w:rPr>
      </w:pPr>
    </w:p>
    <w:p w14:paraId="37FB6E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vAgdEqvI ju#ShatA miqda(gm) haqviH | cakShu#r dEqvAnAqM jyOti#raqmRutEq nya#ktaM |</w:t>
      </w:r>
    </w:p>
    <w:p w14:paraId="43B896E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aqsya viqj~jAnA#ya bahuqdhA nidhI#yatE | tasya# suqmna-ma#SImahi |</w:t>
      </w:r>
      <w:r w:rsidR="007B6D2D">
        <w:rPr>
          <w:color w:val="000000"/>
          <w:sz w:val="36"/>
          <w:szCs w:val="36"/>
          <w:lang w:bidi="hi-IN"/>
        </w:rPr>
        <w:t xml:space="preserve"> </w:t>
      </w:r>
      <w:r>
        <w:rPr>
          <w:color w:val="000000"/>
          <w:sz w:val="36"/>
          <w:szCs w:val="36"/>
          <w:lang w:bidi="hi-IN"/>
        </w:rPr>
        <w:t>mA nO# hAsId vicakShaqNaM | AyuqrinnaqH pratI$ryatAM |</w:t>
      </w:r>
      <w:r w:rsidR="007B6D2D">
        <w:rPr>
          <w:color w:val="000000"/>
          <w:sz w:val="36"/>
          <w:szCs w:val="36"/>
          <w:lang w:bidi="hi-IN"/>
        </w:rPr>
        <w:t xml:space="preserve"> </w:t>
      </w:r>
      <w:r>
        <w:rPr>
          <w:color w:val="000000"/>
          <w:sz w:val="36"/>
          <w:szCs w:val="36"/>
          <w:lang w:bidi="hi-IN"/>
        </w:rPr>
        <w:t>ana#ndhAq-ScakShu#ShA vaqyaM | jIqvA jyOti#-raSImahi |</w:t>
      </w:r>
      <w:r w:rsidR="007B6D2D">
        <w:rPr>
          <w:color w:val="000000"/>
          <w:sz w:val="36"/>
          <w:szCs w:val="36"/>
          <w:lang w:bidi="hi-IN"/>
        </w:rPr>
        <w:t xml:space="preserve"> </w:t>
      </w:r>
      <w:r>
        <w:rPr>
          <w:color w:val="000000"/>
          <w:sz w:val="36"/>
          <w:szCs w:val="36"/>
          <w:lang w:bidi="hi-IN"/>
        </w:rPr>
        <w:t>suvaqr jyOti#-ruqtAmRuta$M | SrOtrE#Na Baqdra muqta-SRu#Nvanti saqtyaM |</w:t>
      </w:r>
      <w:r w:rsidR="007B6D2D">
        <w:rPr>
          <w:color w:val="000000"/>
          <w:sz w:val="36"/>
          <w:szCs w:val="36"/>
          <w:lang w:bidi="hi-IN"/>
        </w:rPr>
        <w:t xml:space="preserve"> </w:t>
      </w:r>
      <w:r>
        <w:rPr>
          <w:color w:val="000000"/>
          <w:sz w:val="36"/>
          <w:szCs w:val="36"/>
          <w:lang w:bidi="hi-IN"/>
        </w:rPr>
        <w:t>SrOtrE#Naq vAca#M bahuqdhOdyamA#nAM | SrOtrE#Naq mOda#Scaq maha#Sca SrUyatE |</w:t>
      </w:r>
    </w:p>
    <w:p w14:paraId="1B82C5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SrOtrE#Naq sarvAq diSaq ASRu#NOmi | yEnaq prAcyA# uqta da#kShiqNA |</w:t>
      </w:r>
      <w:r w:rsidR="007B6D2D">
        <w:rPr>
          <w:color w:val="000000"/>
          <w:sz w:val="36"/>
          <w:szCs w:val="36"/>
          <w:lang w:bidi="hi-IN"/>
        </w:rPr>
        <w:t xml:space="preserve"> </w:t>
      </w:r>
      <w:r>
        <w:rPr>
          <w:color w:val="000000"/>
          <w:sz w:val="36"/>
          <w:szCs w:val="36"/>
          <w:lang w:bidi="hi-IN"/>
        </w:rPr>
        <w:t>praqtIcyai# diqSaH SRuqNvantyu#ttaqrAt | tadicCrOtra#M bahuqdhOdyamA#naM |</w:t>
      </w:r>
    </w:p>
    <w:p w14:paraId="02D27F2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aqrAnna nEqmiH pariqsarva#M baBUva || 53 (22)</w:t>
      </w:r>
    </w:p>
    <w:p w14:paraId="6065AD8C" w14:textId="62CBE9D7" w:rsidR="00BE419B" w:rsidRDefault="00C14E3B" w:rsidP="00BE419B">
      <w:pPr>
        <w:autoSpaceDE w:val="0"/>
        <w:autoSpaceDN w:val="0"/>
        <w:adjustRightInd w:val="0"/>
        <w:spacing w:after="0" w:line="240" w:lineRule="auto"/>
        <w:rPr>
          <w:color w:val="000000"/>
          <w:sz w:val="36"/>
          <w:szCs w:val="36"/>
          <w:lang w:bidi="hi-IN"/>
        </w:rPr>
      </w:pPr>
      <w:ins w:id="42" w:author="Microsoft account" w:date="2026-09-20T09:00:00Z">
        <w:r>
          <w:rPr>
            <w:color w:val="000000"/>
            <w:sz w:val="36"/>
            <w:szCs w:val="36"/>
            <w:lang w:bidi="hi-IN"/>
          </w:rPr>
          <w:t xml:space="preserve">&lt;/inline&gt; </w:t>
        </w:r>
      </w:ins>
      <w:r w:rsidR="00BE419B">
        <w:rPr>
          <w:color w:val="000000"/>
          <w:sz w:val="36"/>
          <w:szCs w:val="36"/>
          <w:lang w:bidi="hi-IN"/>
        </w:rPr>
        <w:t>T.B.2.7.7.1 to T.B.2.7.7.7, for para 54 to 60</w:t>
      </w:r>
    </w:p>
    <w:p w14:paraId="37BFC9A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siq(gm)qhE vyAqGra uqta yA pRudA#kau | tviShi#-raqgnau brA$hmaqNE sUryEqyA |</w:t>
      </w:r>
    </w:p>
    <w:p w14:paraId="53A7C476"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indraqM ~MyA dEqvI suqBagA# jaqjAna# | </w:t>
      </w:r>
    </w:p>
    <w:p w14:paraId="6628D6E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naq Agaqn varca#sA sam~MvidAqnA |</w:t>
      </w:r>
    </w:p>
    <w:p w14:paraId="47CA50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 rA#jaqnyE# dunduq-BAvAya#tAyAM | aSva#syaq krandyEq puru#Shasya mAqyau |</w:t>
      </w:r>
      <w:r w:rsidR="007B6D2D">
        <w:rPr>
          <w:color w:val="000000"/>
          <w:sz w:val="36"/>
          <w:szCs w:val="36"/>
          <w:lang w:bidi="hi-IN"/>
        </w:rPr>
        <w:t xml:space="preserve"> </w:t>
      </w:r>
      <w:r>
        <w:rPr>
          <w:color w:val="000000"/>
          <w:sz w:val="36"/>
          <w:szCs w:val="36"/>
          <w:lang w:bidi="hi-IN"/>
        </w:rPr>
        <w:t>indraqM ~MyA dEqvI suqBagA# jaqjAna# | sA naq Agaqn varca#sA sam~MvidAqnA | yA haqstini# dvIqpiniq yA hira#NyE | tviShiq-raSvE#Shuq puru#ShEShuq gOShu# || 54</w:t>
      </w:r>
    </w:p>
    <w:p w14:paraId="37721DB8" w14:textId="77777777" w:rsidR="00BE419B" w:rsidRDefault="00BE419B" w:rsidP="00BE419B">
      <w:pPr>
        <w:autoSpaceDE w:val="0"/>
        <w:autoSpaceDN w:val="0"/>
        <w:adjustRightInd w:val="0"/>
        <w:spacing w:after="0" w:line="240" w:lineRule="auto"/>
        <w:rPr>
          <w:color w:val="000000"/>
          <w:sz w:val="36"/>
          <w:szCs w:val="36"/>
          <w:lang w:bidi="hi-IN"/>
        </w:rPr>
      </w:pPr>
    </w:p>
    <w:p w14:paraId="2FEAFA1B"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indraqM ~MyA dEqvI suqBagA# jaqjAna# | sA naq Agaqn varca#sA sam~MvidAqnA | rathE# aqkShEShu# vRuShaqBasyaq vAjE$ | vAtE# paqrjanyEq varu#Nasyaq SuShmE$ |</w:t>
      </w:r>
      <w:r w:rsidR="007B6D2D">
        <w:rPr>
          <w:color w:val="000000"/>
          <w:sz w:val="36"/>
          <w:szCs w:val="36"/>
          <w:lang w:bidi="hi-IN"/>
        </w:rPr>
        <w:t xml:space="preserve"> </w:t>
      </w:r>
      <w:r>
        <w:rPr>
          <w:color w:val="000000"/>
          <w:sz w:val="36"/>
          <w:szCs w:val="36"/>
          <w:lang w:bidi="hi-IN"/>
        </w:rPr>
        <w:t xml:space="preserve">indraqM ~MyA dEqvI suqBagA# jaqjAna# | </w:t>
      </w:r>
    </w:p>
    <w:p w14:paraId="6489A49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naq Agaqn varca#sA sam~MvidAqnA | </w:t>
      </w:r>
    </w:p>
    <w:p w14:paraId="0F7D0DD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rADa#si viqrADa#si | saqmrADa#si svaqrADa#si | </w:t>
      </w:r>
    </w:p>
    <w:p w14:paraId="4B883B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 tvAq tEja#svatEq tEja#svanta(gg) SrINAmi | </w:t>
      </w:r>
    </w:p>
    <w:p w14:paraId="4471EE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indrA#yaq tvauja#svataq Oja#svanta(gg) SrINAmi || 55</w:t>
      </w:r>
    </w:p>
    <w:p w14:paraId="61D1577F" w14:textId="77777777" w:rsidR="00BE419B" w:rsidRDefault="00BE419B" w:rsidP="00BE419B">
      <w:pPr>
        <w:autoSpaceDE w:val="0"/>
        <w:autoSpaceDN w:val="0"/>
        <w:adjustRightInd w:val="0"/>
        <w:spacing w:after="0" w:line="240" w:lineRule="auto"/>
        <w:rPr>
          <w:color w:val="000000"/>
          <w:sz w:val="36"/>
          <w:szCs w:val="36"/>
          <w:lang w:bidi="hi-IN"/>
        </w:rPr>
      </w:pPr>
    </w:p>
    <w:p w14:paraId="37167F7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 tvAq paya#svatEq paya#svanta(gg) SrINAmi | </w:t>
      </w:r>
    </w:p>
    <w:p w14:paraId="7524303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indrA#ya tvAq&amp;&amp;yu#Shmataq Ayu#Shmanta(gg) SrINAmi | tEjO#&amp;si | tattEq praya#cCAmi | tEja#svadastu mEq muKa$M |</w:t>
      </w:r>
      <w:r w:rsidR="007B6D2D">
        <w:rPr>
          <w:color w:val="000000"/>
          <w:sz w:val="36"/>
          <w:szCs w:val="36"/>
          <w:lang w:bidi="hi-IN"/>
        </w:rPr>
        <w:t xml:space="preserve"> </w:t>
      </w:r>
      <w:r>
        <w:rPr>
          <w:color w:val="000000"/>
          <w:sz w:val="36"/>
          <w:szCs w:val="36"/>
          <w:lang w:bidi="hi-IN"/>
        </w:rPr>
        <w:t>tEja#svaqcCirO# astu mE | tEja#svAn. viqSvata#H praqtya~g |</w:t>
      </w:r>
      <w:r w:rsidR="007B6D2D">
        <w:rPr>
          <w:color w:val="000000"/>
          <w:sz w:val="36"/>
          <w:szCs w:val="36"/>
          <w:lang w:bidi="hi-IN"/>
        </w:rPr>
        <w:t xml:space="preserve"> </w:t>
      </w:r>
      <w:r>
        <w:rPr>
          <w:color w:val="000000"/>
          <w:sz w:val="36"/>
          <w:szCs w:val="36"/>
          <w:lang w:bidi="hi-IN"/>
        </w:rPr>
        <w:t>tEja#sAq saM pi#pRugdhimA | OjO#&amp;si | tattEq praya#cCAmi || 56</w:t>
      </w:r>
    </w:p>
    <w:p w14:paraId="085AE58F" w14:textId="77777777" w:rsidR="00BE419B" w:rsidRDefault="00BE419B" w:rsidP="00BE419B">
      <w:pPr>
        <w:autoSpaceDE w:val="0"/>
        <w:autoSpaceDN w:val="0"/>
        <w:adjustRightInd w:val="0"/>
        <w:spacing w:after="0" w:line="240" w:lineRule="auto"/>
        <w:rPr>
          <w:color w:val="000000"/>
          <w:sz w:val="36"/>
          <w:szCs w:val="36"/>
          <w:lang w:bidi="hi-IN"/>
        </w:rPr>
      </w:pPr>
    </w:p>
    <w:p w14:paraId="222553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Oja#svadastu mEq muKa$M | Oja#svaqcCirO# astu mE | </w:t>
      </w:r>
    </w:p>
    <w:p w14:paraId="0CFA6FB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Oja#svAn. viqSvata#H praqtya~g | Oja#sAq saMpi#pRugdhi mA | payO#&amp;si | </w:t>
      </w:r>
    </w:p>
    <w:p w14:paraId="7E9CB42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tattEq praya#cCAmi | paya#svadastu mEq muKa$M | paya#svaqcCirO# astu mE | paya#svAn. viqSvata#H praqtya~g | paya#sAq saMpi#pRugdhi mA || 57</w:t>
      </w:r>
    </w:p>
    <w:p w14:paraId="5CB7C229" w14:textId="77777777" w:rsidR="00BE419B" w:rsidRDefault="00BE419B" w:rsidP="00BE419B">
      <w:pPr>
        <w:autoSpaceDE w:val="0"/>
        <w:autoSpaceDN w:val="0"/>
        <w:adjustRightInd w:val="0"/>
        <w:spacing w:after="0" w:line="240" w:lineRule="auto"/>
        <w:rPr>
          <w:color w:val="000000"/>
          <w:sz w:val="36"/>
          <w:szCs w:val="36"/>
          <w:lang w:bidi="hi-IN"/>
        </w:rPr>
      </w:pPr>
    </w:p>
    <w:p w14:paraId="10A08D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Ayu#rasi | tattEq praya#cCAmi | Ayu#Shmadastu mEq muKa$M | Ayu#ShmaqcCirO# astu mE | Ayu#ShmAn. viqSvata#H praqtya~g | Ayu#ShAq saMpi#pRugdhi mA | iqma ma#gnaq Ayu#ShEq varca#sE kRudhi | </w:t>
      </w:r>
    </w:p>
    <w:p w14:paraId="7A5272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priqya(gm) rEtO# varuNa sOma rAjann | mAq tE vA$smA aditEq Sarma# yacCa | viSvE# dEvAq jara#daShTiqr yathA&amp;sa#t || 58</w:t>
      </w:r>
    </w:p>
    <w:p w14:paraId="480AA6BE" w14:textId="77777777" w:rsidR="00BE419B" w:rsidRDefault="00BE419B" w:rsidP="00BE419B">
      <w:pPr>
        <w:autoSpaceDE w:val="0"/>
        <w:autoSpaceDN w:val="0"/>
        <w:adjustRightInd w:val="0"/>
        <w:spacing w:after="0" w:line="240" w:lineRule="auto"/>
        <w:rPr>
          <w:color w:val="000000"/>
          <w:sz w:val="36"/>
          <w:szCs w:val="36"/>
          <w:lang w:bidi="hi-IN"/>
        </w:rPr>
      </w:pPr>
    </w:p>
    <w:p w14:paraId="5BABAE7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Ayu#rasi viqSvAyu#rasi | saqrvAyu#rasiq sarvaqmAyu#rasi | yatOq vAtOq manO#javAH | </w:t>
      </w:r>
    </w:p>
    <w:p w14:paraId="645238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yataqH kShara#ntiq sindha#vaH | tAsA$M tvAq sarvA#sA(gm) ruqcA | aqBiShi#~jcAmiq varca#sA | saqmuqdra i#vAsi gaqhmanA$ | sOma# ivAqsyadA$ByaH | aqgniri#va viqSvata#H praqtya~g | sUrya# ivaq jyOti#ShA viqBUH || 59</w:t>
      </w:r>
    </w:p>
    <w:p w14:paraId="414B4B7F" w14:textId="77777777" w:rsidR="00BE419B" w:rsidRDefault="00BE419B" w:rsidP="00BE419B">
      <w:pPr>
        <w:autoSpaceDE w:val="0"/>
        <w:autoSpaceDN w:val="0"/>
        <w:adjustRightInd w:val="0"/>
        <w:spacing w:after="0" w:line="240" w:lineRule="auto"/>
        <w:rPr>
          <w:color w:val="000000"/>
          <w:sz w:val="36"/>
          <w:szCs w:val="36"/>
          <w:lang w:bidi="hi-IN"/>
        </w:rPr>
      </w:pPr>
    </w:p>
    <w:p w14:paraId="009C0CD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aqpAM ~MyO drava#NEq rasa#H | tamaqhamaqsmA A#muShyAyaqNAya# | tEja#sE brahmavarcaqsAya# gRuhNAmi | aqpAM ~Mya Uqrmau rasa#H | </w:t>
      </w:r>
    </w:p>
    <w:p w14:paraId="7DA4AB4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tamaqhamaqsmA A#muShyAyaqNAya# | Oja#sE vIqryA#ya gRuhNAmi | aqpAM ~MyO ma#ddhyaqtO rasa#H | tamaqhamaqsmA A#muShyAyaqNAya# | </w:t>
      </w:r>
    </w:p>
    <w:p w14:paraId="314BBE94" w14:textId="123780E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puShT</w:t>
      </w:r>
      <w:r w:rsidR="00A76E13">
        <w:rPr>
          <w:color w:val="000000"/>
          <w:sz w:val="36"/>
          <w:szCs w:val="36"/>
          <w:lang w:bidi="hi-IN"/>
        </w:rPr>
        <w:t>y</w:t>
      </w:r>
      <w:r>
        <w:rPr>
          <w:color w:val="000000"/>
          <w:sz w:val="36"/>
          <w:szCs w:val="36"/>
          <w:lang w:bidi="hi-IN"/>
        </w:rPr>
        <w:t>ai$ praqjana#nAya gRuhNAmi | aqpAM ~MyO yaqj~jiyOq rasa#H | tamaqhamaqsmA A#muShyAyaqNAya# | Ayu#ShE dIrGAyuqtvAya# gRuhNAmi || 60 (23)</w:t>
      </w:r>
    </w:p>
    <w:p w14:paraId="41DAF57A" w14:textId="77777777" w:rsidR="007B6D2D" w:rsidRDefault="007B6D2D" w:rsidP="00BE419B">
      <w:pPr>
        <w:autoSpaceDE w:val="0"/>
        <w:autoSpaceDN w:val="0"/>
        <w:adjustRightInd w:val="0"/>
        <w:spacing w:after="0" w:line="240" w:lineRule="auto"/>
        <w:rPr>
          <w:color w:val="000000"/>
          <w:sz w:val="36"/>
          <w:szCs w:val="36"/>
          <w:lang w:bidi="hi-IN"/>
        </w:rPr>
      </w:pPr>
    </w:p>
    <w:p w14:paraId="08082EA1" w14:textId="0CC856BB"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1.29</w:t>
      </w:r>
      <w:r>
        <w:rPr>
          <w:color w:val="000000"/>
          <w:sz w:val="36"/>
          <w:szCs w:val="36"/>
          <w:lang w:bidi="hi-IN"/>
        </w:rPr>
        <w:tab/>
      </w:r>
      <w:ins w:id="43" w:author="Microsoft account" w:date="2026-09-20T09:00:00Z">
        <w:r w:rsidR="00C14E3B">
          <w:rPr>
            <w:color w:val="000000"/>
            <w:sz w:val="36"/>
            <w:szCs w:val="36"/>
            <w:lang w:bidi="hi-IN"/>
          </w:rPr>
          <w:t xml:space="preserve"> </w:t>
        </w:r>
      </w:ins>
      <w:r>
        <w:rPr>
          <w:color w:val="000000"/>
          <w:sz w:val="36"/>
          <w:szCs w:val="36"/>
          <w:lang w:bidi="hi-IN"/>
        </w:rPr>
        <w:t>anna sUktaM</w:t>
      </w:r>
    </w:p>
    <w:p w14:paraId="3CF179C8" w14:textId="3FA3A40C"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w:t>
      </w:r>
      <w:del w:id="44" w:author="Microsoft account" w:date="2026-09-20T09:48:00Z">
        <w:r w:rsidDel="002C6313">
          <w:rPr>
            <w:color w:val="000000"/>
            <w:sz w:val="36"/>
            <w:szCs w:val="36"/>
            <w:lang w:bidi="hi-IN"/>
          </w:rPr>
          <w:delText>.</w:delText>
        </w:r>
      </w:del>
      <w:r>
        <w:rPr>
          <w:color w:val="000000"/>
          <w:sz w:val="36"/>
          <w:szCs w:val="36"/>
          <w:lang w:bidi="hi-IN"/>
        </w:rPr>
        <w:t>B</w:t>
      </w:r>
      <w:del w:id="45" w:author="Microsoft account" w:date="2026-09-20T09:48:00Z">
        <w:r w:rsidDel="002C6313">
          <w:rPr>
            <w:color w:val="000000"/>
            <w:sz w:val="36"/>
            <w:szCs w:val="36"/>
            <w:lang w:bidi="hi-IN"/>
          </w:rPr>
          <w:delText>.</w:delText>
        </w:r>
      </w:del>
      <w:ins w:id="46" w:author="Microsoft account" w:date="2026-09-20T09:48:00Z">
        <w:r w:rsidR="002C6313">
          <w:rPr>
            <w:color w:val="000000"/>
            <w:sz w:val="36"/>
            <w:szCs w:val="36"/>
            <w:lang w:bidi="hi-IN"/>
          </w:rPr>
          <w:t xml:space="preserve"> </w:t>
        </w:r>
      </w:ins>
      <w:r>
        <w:rPr>
          <w:color w:val="000000"/>
          <w:sz w:val="36"/>
          <w:szCs w:val="36"/>
          <w:lang w:bidi="hi-IN"/>
        </w:rPr>
        <w:t>2.8.8.1 to T</w:t>
      </w:r>
      <w:del w:id="47" w:author="Microsoft account" w:date="2026-09-20T09:48:00Z">
        <w:r w:rsidDel="002C6313">
          <w:rPr>
            <w:color w:val="000000"/>
            <w:sz w:val="36"/>
            <w:szCs w:val="36"/>
            <w:lang w:bidi="hi-IN"/>
          </w:rPr>
          <w:delText>.</w:delText>
        </w:r>
      </w:del>
      <w:r>
        <w:rPr>
          <w:color w:val="000000"/>
          <w:sz w:val="36"/>
          <w:szCs w:val="36"/>
          <w:lang w:bidi="hi-IN"/>
        </w:rPr>
        <w:t>B</w:t>
      </w:r>
      <w:del w:id="48" w:author="Microsoft account" w:date="2026-09-20T09:48:00Z">
        <w:r w:rsidDel="002C6313">
          <w:rPr>
            <w:color w:val="000000"/>
            <w:sz w:val="36"/>
            <w:szCs w:val="36"/>
            <w:lang w:bidi="hi-IN"/>
          </w:rPr>
          <w:delText>.</w:delText>
        </w:r>
      </w:del>
      <w:ins w:id="49" w:author="Microsoft account" w:date="2026-09-20T09:48:00Z">
        <w:r w:rsidR="002C6313">
          <w:rPr>
            <w:color w:val="000000"/>
            <w:sz w:val="36"/>
            <w:szCs w:val="36"/>
            <w:lang w:bidi="hi-IN"/>
          </w:rPr>
          <w:t xml:space="preserve"> </w:t>
        </w:r>
      </w:ins>
      <w:r>
        <w:rPr>
          <w:color w:val="000000"/>
          <w:sz w:val="36"/>
          <w:szCs w:val="36"/>
          <w:lang w:bidi="hi-IN"/>
        </w:rPr>
        <w:t>2.8.8.4</w:t>
      </w:r>
      <w:del w:id="50" w:author="Microsoft account" w:date="2026-09-20T09:00:00Z">
        <w:r w:rsidDel="00C14E3B">
          <w:rPr>
            <w:color w:val="000000"/>
            <w:sz w:val="36"/>
            <w:szCs w:val="36"/>
            <w:lang w:bidi="hi-IN"/>
          </w:rPr>
          <w:delText>,</w:delText>
        </w:r>
      </w:del>
      <w:r>
        <w:rPr>
          <w:color w:val="000000"/>
          <w:sz w:val="36"/>
          <w:szCs w:val="36"/>
          <w:lang w:bidi="hi-IN"/>
        </w:rPr>
        <w:t xml:space="preserve"> for para 61 to 63 </w:t>
      </w:r>
    </w:p>
    <w:p w14:paraId="16D9B6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aqhama#smi prathamaqjA Ruqtasya# | pUrva#M dEqvEByO# aqmRuta#syaq nABi#H |</w:t>
      </w:r>
    </w:p>
    <w:p w14:paraId="3934E26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yO mAq dadA#tiq sa i dEqva mA vA$H | aqhamannaq manna# maqdanta#madmi | pUrva#-maqgnErapi# dahaqtyanna$M | yaqttau hA#sAtE ahamuttaqrEShu# | </w:t>
      </w:r>
    </w:p>
    <w:p w14:paraId="3CDF39A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vyAtta#masya paqSava#-ssuqjaMBa$M | paSya#ntiq dhIrAqH praca#rantiq pAkA$H |</w:t>
      </w:r>
    </w:p>
    <w:p w14:paraId="5AB29AA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jahA$myaqnyaM na ja#hAmyaqnyaM | aqhamannaqM ~MvaSaqmicca#rAmi || 61</w:t>
      </w:r>
    </w:p>
    <w:p w14:paraId="10E39EE2" w14:textId="77777777" w:rsidR="00BE419B" w:rsidRDefault="00BE419B" w:rsidP="00BE419B">
      <w:pPr>
        <w:autoSpaceDE w:val="0"/>
        <w:autoSpaceDN w:val="0"/>
        <w:adjustRightInd w:val="0"/>
        <w:spacing w:after="0" w:line="240" w:lineRule="auto"/>
        <w:rPr>
          <w:color w:val="000000"/>
          <w:sz w:val="36"/>
          <w:szCs w:val="36"/>
          <w:lang w:bidi="hi-IN"/>
        </w:rPr>
      </w:pPr>
    </w:p>
    <w:p w14:paraId="075310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saqmAqnamarthaqM paryE#mi BuqMjat | kO mA manna#M manuqShyO# dayEta |</w:t>
      </w:r>
      <w:r w:rsidR="007B6D2D">
        <w:rPr>
          <w:color w:val="000000"/>
          <w:sz w:val="36"/>
          <w:szCs w:val="36"/>
          <w:lang w:bidi="hi-IN"/>
        </w:rPr>
        <w:t xml:space="preserve"> </w:t>
      </w:r>
      <w:r>
        <w:rPr>
          <w:color w:val="000000"/>
          <w:sz w:val="36"/>
          <w:szCs w:val="36"/>
          <w:lang w:bidi="hi-IN"/>
        </w:rPr>
        <w:t>parA#kEq annaqM nihi#taM ~MlOqka Eqtat | viSvai$r dEqvaiH piqtRuBi#r guqptamanna$M |</w:t>
      </w:r>
      <w:r w:rsidR="007B6D2D">
        <w:rPr>
          <w:color w:val="000000"/>
          <w:sz w:val="36"/>
          <w:szCs w:val="36"/>
          <w:lang w:bidi="hi-IN"/>
        </w:rPr>
        <w:t xml:space="preserve"> </w:t>
      </w:r>
      <w:r>
        <w:rPr>
          <w:color w:val="000000"/>
          <w:sz w:val="36"/>
          <w:szCs w:val="36"/>
          <w:lang w:bidi="hi-IN"/>
        </w:rPr>
        <w:t>yadaqdyatE# luqpyatEq yat pa#rOqpyatE$ | Saqtaq-taqmIsA taqnUrmE# baBUva |</w:t>
      </w:r>
    </w:p>
    <w:p w14:paraId="1899D0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maqhAntau# caqrU sa#kRud duqgdhEna# paprau | diva#~jcaq pRuS~ji# pRuthiqvIM ca# sAqkaM | tathsaqM-</w:t>
      </w:r>
      <w:r>
        <w:rPr>
          <w:color w:val="000000"/>
          <w:sz w:val="36"/>
          <w:szCs w:val="36"/>
          <w:lang w:bidi="hi-IN"/>
        </w:rPr>
        <w:lastRenderedPageBreak/>
        <w:t>piba#ntOq nami#nanti vEqdhasa#H | naitadBUyOq Bava#tiq nO kanI#yaH || 62</w:t>
      </w:r>
    </w:p>
    <w:p w14:paraId="5FD80C6E" w14:textId="77777777" w:rsidR="00BE419B" w:rsidRDefault="00BE419B" w:rsidP="00BE419B">
      <w:pPr>
        <w:autoSpaceDE w:val="0"/>
        <w:autoSpaceDN w:val="0"/>
        <w:adjustRightInd w:val="0"/>
        <w:spacing w:after="0" w:line="240" w:lineRule="auto"/>
        <w:rPr>
          <w:color w:val="000000"/>
          <w:sz w:val="36"/>
          <w:szCs w:val="36"/>
          <w:lang w:bidi="hi-IN"/>
        </w:rPr>
      </w:pPr>
    </w:p>
    <w:p w14:paraId="7E61D39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anna#M prAqNamanna# mapAqna-mA#huH | anna#M mRuqtyuM tamu# jIqvAtu# mAhuH |</w:t>
      </w:r>
    </w:p>
    <w:p w14:paraId="09FF3CD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anna#M braqhmANO# jaqrasa#M ~Mvadanti | anna#mAhuH praqjana#naM praqjAnA$M |</w:t>
      </w:r>
    </w:p>
    <w:p w14:paraId="1FCD0C9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mOGaq-manna#</w:t>
      </w:r>
      <w:proofErr w:type="gramEnd"/>
      <w:r>
        <w:rPr>
          <w:color w:val="000000"/>
          <w:sz w:val="36"/>
          <w:szCs w:val="36"/>
          <w:lang w:bidi="hi-IN"/>
        </w:rPr>
        <w:t>M ~MvindatEq apra#cEtAH | saqtyaM bra#vImi vaqdha ithsa tasya# |</w:t>
      </w:r>
      <w:r w:rsidR="007B6D2D">
        <w:rPr>
          <w:color w:val="000000"/>
          <w:sz w:val="36"/>
          <w:szCs w:val="36"/>
          <w:lang w:bidi="hi-IN"/>
        </w:rPr>
        <w:t xml:space="preserve"> </w:t>
      </w:r>
      <w:r>
        <w:rPr>
          <w:color w:val="000000"/>
          <w:sz w:val="36"/>
          <w:szCs w:val="36"/>
          <w:lang w:bidi="hi-IN"/>
        </w:rPr>
        <w:t>nAryaqmaNaqM puShya#tiq nO saKA#yaM | kEva#lAGO Bavati kEvalAqdI |</w:t>
      </w:r>
      <w:r w:rsidR="007B6D2D">
        <w:rPr>
          <w:color w:val="000000"/>
          <w:sz w:val="36"/>
          <w:szCs w:val="36"/>
          <w:lang w:bidi="hi-IN"/>
        </w:rPr>
        <w:t xml:space="preserve"> </w:t>
      </w:r>
      <w:r>
        <w:rPr>
          <w:color w:val="000000"/>
          <w:sz w:val="36"/>
          <w:szCs w:val="36"/>
          <w:lang w:bidi="hi-IN"/>
        </w:rPr>
        <w:t xml:space="preserve">aqhaM mEqGa sstaqnayaqn var.Sha#nnasmi | mAma#dantyaq-hama#dmyaqnyAn || </w:t>
      </w:r>
    </w:p>
    <w:p w14:paraId="186907ED"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aqha(gm) sadaqmRutO# BavAmi | </w:t>
      </w:r>
    </w:p>
    <w:p w14:paraId="1061C75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madA#diqtyA adhiq sarvE# tapanti | 63</w:t>
      </w:r>
    </w:p>
    <w:p w14:paraId="122A4ACD" w14:textId="77777777" w:rsidR="00BE419B" w:rsidRDefault="00BE419B" w:rsidP="00BE419B">
      <w:pPr>
        <w:autoSpaceDE w:val="0"/>
        <w:autoSpaceDN w:val="0"/>
        <w:adjustRightInd w:val="0"/>
        <w:spacing w:after="0" w:line="240" w:lineRule="auto"/>
        <w:rPr>
          <w:color w:val="000000"/>
          <w:sz w:val="36"/>
          <w:szCs w:val="36"/>
          <w:lang w:bidi="hi-IN"/>
        </w:rPr>
      </w:pPr>
    </w:p>
    <w:p w14:paraId="7B84524A" w14:textId="77777777" w:rsidR="00BE419B" w:rsidRDefault="00BE419B" w:rsidP="00BE419B">
      <w:pPr>
        <w:autoSpaceDE w:val="0"/>
        <w:autoSpaceDN w:val="0"/>
        <w:adjustRightInd w:val="0"/>
        <w:spacing w:after="0" w:line="240" w:lineRule="auto"/>
        <w:rPr>
          <w:color w:val="000000"/>
          <w:sz w:val="36"/>
          <w:szCs w:val="36"/>
          <w:lang w:bidi="hi-IN"/>
        </w:rPr>
      </w:pPr>
    </w:p>
    <w:p w14:paraId="1E55ED73" w14:textId="4A850CD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1.30 </w:t>
      </w:r>
      <w:r>
        <w:rPr>
          <w:color w:val="000000"/>
          <w:sz w:val="36"/>
          <w:szCs w:val="36"/>
          <w:lang w:bidi="hi-IN"/>
        </w:rPr>
        <w:tab/>
      </w:r>
      <w:del w:id="51" w:author="Microsoft account" w:date="2026-09-20T09:06:00Z">
        <w:r w:rsidDel="00C14E3B">
          <w:rPr>
            <w:color w:val="000000"/>
            <w:sz w:val="36"/>
            <w:szCs w:val="36"/>
            <w:lang w:bidi="hi-IN"/>
          </w:rPr>
          <w:delText xml:space="preserve">vAK </w:delText>
        </w:r>
      </w:del>
      <w:ins w:id="52" w:author="Microsoft account" w:date="2026-09-20T09:06:00Z">
        <w:r w:rsidR="00C14E3B">
          <w:rPr>
            <w:color w:val="000000"/>
            <w:sz w:val="36"/>
            <w:szCs w:val="36"/>
            <w:lang w:bidi="hi-IN"/>
          </w:rPr>
          <w:t xml:space="preserve">vAk </w:t>
        </w:r>
      </w:ins>
      <w:r>
        <w:rPr>
          <w:color w:val="000000"/>
          <w:sz w:val="36"/>
          <w:szCs w:val="36"/>
          <w:lang w:bidi="hi-IN"/>
        </w:rPr>
        <w:t>sUktaM</w:t>
      </w:r>
    </w:p>
    <w:p w14:paraId="61832553" w14:textId="69A32AAA"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w:t>
      </w:r>
      <w:del w:id="53" w:author="Microsoft account" w:date="2026-09-20T09:48:00Z">
        <w:r w:rsidDel="00534736">
          <w:rPr>
            <w:color w:val="000000"/>
            <w:sz w:val="36"/>
            <w:szCs w:val="36"/>
            <w:lang w:bidi="hi-IN"/>
          </w:rPr>
          <w:delText>.</w:delText>
        </w:r>
      </w:del>
      <w:r>
        <w:rPr>
          <w:color w:val="000000"/>
          <w:sz w:val="36"/>
          <w:szCs w:val="36"/>
          <w:lang w:bidi="hi-IN"/>
        </w:rPr>
        <w:t>B</w:t>
      </w:r>
      <w:del w:id="54" w:author="Microsoft account" w:date="2026-09-20T09:48:00Z">
        <w:r w:rsidDel="00534736">
          <w:rPr>
            <w:color w:val="000000"/>
            <w:sz w:val="36"/>
            <w:szCs w:val="36"/>
            <w:lang w:bidi="hi-IN"/>
          </w:rPr>
          <w:delText>.</w:delText>
        </w:r>
      </w:del>
      <w:ins w:id="55" w:author="Microsoft account" w:date="2026-09-20T09:48:00Z">
        <w:r w:rsidR="00534736">
          <w:rPr>
            <w:color w:val="000000"/>
            <w:sz w:val="36"/>
            <w:szCs w:val="36"/>
            <w:lang w:bidi="hi-IN"/>
          </w:rPr>
          <w:t xml:space="preserve"> </w:t>
        </w:r>
      </w:ins>
      <w:r>
        <w:rPr>
          <w:color w:val="000000"/>
          <w:sz w:val="36"/>
          <w:szCs w:val="36"/>
          <w:lang w:bidi="hi-IN"/>
        </w:rPr>
        <w:t>2.8.8.4 for Para 64</w:t>
      </w:r>
    </w:p>
    <w:p w14:paraId="7F3BC51A" w14:textId="48AF9D90" w:rsidR="00BE419B" w:rsidRDefault="00666CB4" w:rsidP="00BE419B">
      <w:pPr>
        <w:autoSpaceDE w:val="0"/>
        <w:autoSpaceDN w:val="0"/>
        <w:adjustRightInd w:val="0"/>
        <w:spacing w:after="0" w:line="240" w:lineRule="auto"/>
        <w:rPr>
          <w:color w:val="000000"/>
          <w:sz w:val="36"/>
          <w:szCs w:val="36"/>
          <w:lang w:bidi="hi-IN"/>
        </w:rPr>
      </w:pPr>
      <w:ins w:id="56" w:author="Microsoft account" w:date="2026-09-20T09:09:00Z">
        <w:r>
          <w:rPr>
            <w:color w:val="000000"/>
            <w:sz w:val="36"/>
            <w:szCs w:val="36"/>
            <w:lang w:bidi="hi-IN"/>
          </w:rPr>
          <w:t>&lt;i&gt;</w:t>
        </w:r>
      </w:ins>
      <w:r w:rsidR="00BE419B">
        <w:rPr>
          <w:color w:val="000000"/>
          <w:sz w:val="36"/>
          <w:szCs w:val="36"/>
          <w:lang w:bidi="hi-IN"/>
        </w:rPr>
        <w:t xml:space="preserve">dEqvIM vAca#ma janayantaq yad vAgvada#nti </w:t>
      </w:r>
      <w:ins w:id="57" w:author="Microsoft account" w:date="2026-09-20T09:09:00Z">
        <w:r>
          <w:rPr>
            <w:color w:val="000000"/>
            <w:sz w:val="36"/>
            <w:szCs w:val="36"/>
            <w:lang w:bidi="hi-IN"/>
          </w:rPr>
          <w:t>&lt;/i&gt;</w:t>
        </w:r>
      </w:ins>
      <w:r w:rsidR="00BE419B">
        <w:rPr>
          <w:color w:val="000000"/>
          <w:sz w:val="36"/>
          <w:szCs w:val="36"/>
          <w:lang w:bidi="hi-IN"/>
        </w:rPr>
        <w:t>| 64</w:t>
      </w:r>
    </w:p>
    <w:p w14:paraId="3305827D" w14:textId="77777777" w:rsidR="007B6D2D" w:rsidRDefault="007B6D2D" w:rsidP="00BE419B">
      <w:pPr>
        <w:autoSpaceDE w:val="0"/>
        <w:autoSpaceDN w:val="0"/>
        <w:adjustRightInd w:val="0"/>
        <w:spacing w:after="0" w:line="240" w:lineRule="auto"/>
        <w:rPr>
          <w:color w:val="000000"/>
          <w:sz w:val="36"/>
          <w:szCs w:val="36"/>
          <w:lang w:bidi="hi-IN"/>
        </w:rPr>
      </w:pPr>
    </w:p>
    <w:p w14:paraId="756BBB9D" w14:textId="06D5E00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w:t>
      </w:r>
      <w:ins w:id="58" w:author="Microsoft account" w:date="2026-09-20T09:06:00Z">
        <w:r w:rsidR="00666CB4">
          <w:rPr>
            <w:color w:val="000000"/>
            <w:sz w:val="36"/>
            <w:szCs w:val="36"/>
            <w:lang w:bidi="hi-IN"/>
          </w:rPr>
          <w:t>f</w:t>
        </w:r>
      </w:ins>
      <w:r>
        <w:rPr>
          <w:color w:val="000000"/>
          <w:sz w:val="36"/>
          <w:szCs w:val="36"/>
          <w:lang w:bidi="hi-IN"/>
        </w:rPr>
        <w:t xml:space="preserve"> the concised Mantra given in “italics” above.</w:t>
      </w:r>
      <w:r w:rsidR="007B6D2D">
        <w:rPr>
          <w:color w:val="000000"/>
          <w:sz w:val="36"/>
          <w:szCs w:val="36"/>
          <w:lang w:bidi="hi-IN"/>
        </w:rPr>
        <w:t xml:space="preserve"> </w:t>
      </w: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41097DCE" w14:textId="77777777" w:rsidR="00BE419B" w:rsidRDefault="00BE419B" w:rsidP="007B6D2D">
      <w:pPr>
        <w:pStyle w:val="NoSpacing"/>
        <w:rPr>
          <w:lang w:bidi="hi-IN"/>
        </w:rPr>
      </w:pPr>
    </w:p>
    <w:p w14:paraId="242C26C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dEqvIM ~MvAca#majanayanta dEqvAH | tAM ~MviqSvarU#pAH paqSavO# vadanti | </w:t>
      </w:r>
    </w:p>
    <w:p w14:paraId="4CD832B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nO# maqndrEShaq mUrjaqM duhA#nA | dhEqnurvAgaqsmA-nupaqsuShTuqtaitu# | 64a</w:t>
      </w:r>
    </w:p>
    <w:p w14:paraId="1D1ED746" w14:textId="77777777" w:rsidR="00BE419B" w:rsidRPr="007B6D2D" w:rsidRDefault="00BE419B" w:rsidP="007B6D2D">
      <w:pPr>
        <w:pStyle w:val="NoSpacing"/>
      </w:pPr>
    </w:p>
    <w:p w14:paraId="433559C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yad vAgvada#ntya vicEtaqnAni# | rAShTrI# dEqvAnA$M niShaqsAda# maqndrA |</w:t>
      </w:r>
      <w:r w:rsidR="007B6D2D">
        <w:rPr>
          <w:color w:val="000000"/>
          <w:sz w:val="36"/>
          <w:szCs w:val="36"/>
          <w:lang w:bidi="hi-IN"/>
        </w:rPr>
        <w:t xml:space="preserve"> </w:t>
      </w:r>
      <w:r>
        <w:rPr>
          <w:color w:val="000000"/>
          <w:sz w:val="36"/>
          <w:szCs w:val="36"/>
          <w:lang w:bidi="hi-IN"/>
        </w:rPr>
        <w:t>cata#sraq Urja#M duduhEq payA(gm)#si | kva#svi dasyAH paraqmaM ja#gAma || 64b</w:t>
      </w:r>
    </w:p>
    <w:p w14:paraId="70C19D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ThE Expansion 64a appearing in TB.2.4.6.10</w:t>
      </w:r>
    </w:p>
    <w:p w14:paraId="4EB1F3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ThE Expansion 64b appearing in TB.2.4.6.11</w:t>
      </w:r>
    </w:p>
    <w:p w14:paraId="1BE2ECCC" w14:textId="77777777" w:rsidR="00BE419B" w:rsidRDefault="00BE419B" w:rsidP="00BE419B">
      <w:pPr>
        <w:autoSpaceDE w:val="0"/>
        <w:autoSpaceDN w:val="0"/>
        <w:adjustRightInd w:val="0"/>
        <w:spacing w:after="0" w:line="240" w:lineRule="auto"/>
        <w:rPr>
          <w:color w:val="000000"/>
          <w:sz w:val="36"/>
          <w:szCs w:val="36"/>
          <w:lang w:bidi="hi-IN"/>
        </w:rPr>
      </w:pPr>
    </w:p>
    <w:p w14:paraId="6BA3021B" w14:textId="05AC72B8" w:rsidR="00BE419B" w:rsidRDefault="00C0762C" w:rsidP="00BE419B">
      <w:pPr>
        <w:autoSpaceDE w:val="0"/>
        <w:autoSpaceDN w:val="0"/>
        <w:adjustRightInd w:val="0"/>
        <w:spacing w:after="0" w:line="240" w:lineRule="auto"/>
        <w:rPr>
          <w:color w:val="000000"/>
          <w:sz w:val="36"/>
          <w:szCs w:val="36"/>
          <w:lang w:bidi="hi-IN"/>
        </w:rPr>
      </w:pPr>
      <w:ins w:id="59" w:author="Microsoft account" w:date="2026-09-20T09:09:00Z">
        <w:r>
          <w:rPr>
            <w:color w:val="000000"/>
            <w:sz w:val="36"/>
            <w:szCs w:val="36"/>
            <w:lang w:bidi="hi-IN"/>
          </w:rPr>
          <w:t>&lt;/inline&gt;</w:t>
        </w:r>
      </w:ins>
      <w:r w:rsidR="00BE419B">
        <w:rPr>
          <w:color w:val="000000"/>
          <w:sz w:val="36"/>
          <w:szCs w:val="36"/>
          <w:lang w:bidi="hi-IN"/>
        </w:rPr>
        <w:t xml:space="preserve">TB </w:t>
      </w:r>
      <w:proofErr w:type="gramStart"/>
      <w:r w:rsidR="00BE419B">
        <w:rPr>
          <w:color w:val="000000"/>
          <w:sz w:val="36"/>
          <w:szCs w:val="36"/>
          <w:lang w:bidi="hi-IN"/>
        </w:rPr>
        <w:t>2.8.8.4  to</w:t>
      </w:r>
      <w:proofErr w:type="gramEnd"/>
      <w:r w:rsidR="00BE419B">
        <w:rPr>
          <w:color w:val="000000"/>
          <w:sz w:val="36"/>
          <w:szCs w:val="36"/>
          <w:lang w:bidi="hi-IN"/>
        </w:rPr>
        <w:t xml:space="preserve"> TB 2.8.8.5 for Para 65,66</w:t>
      </w:r>
    </w:p>
    <w:p w14:paraId="6794C842"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aqnaqntA-mantAqdadhiq nirmi#tAM maqhIM | </w:t>
      </w:r>
    </w:p>
    <w:p w14:paraId="51D36E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yasyA$M dEqvA a#dadhuqr BOja#nAni | </w:t>
      </w:r>
    </w:p>
    <w:p w14:paraId="375484D2"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EkA$kSharAM dviqpadAq(gm)q ShaTpa#dA~jca | </w:t>
      </w:r>
    </w:p>
    <w:p w14:paraId="407841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vAca#M dEqvA upa#jIvantiq viSvE$ |</w:t>
      </w:r>
    </w:p>
    <w:p w14:paraId="607AB9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vAca#M dEqvA upa#jIvantiq viSvE$ | vAca#M gandhaqrvAH paqSavO# manuqShyA$H |</w:t>
      </w:r>
    </w:p>
    <w:p w14:paraId="5F28285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vAqcImA viSvAq Buva#nAq-nyarpi#tA | sA nOq hava#M juShatAq-mindra# patnI |</w:t>
      </w:r>
      <w:r w:rsidR="007B6D2D">
        <w:rPr>
          <w:color w:val="000000"/>
          <w:sz w:val="36"/>
          <w:szCs w:val="36"/>
          <w:lang w:bidi="hi-IN"/>
        </w:rPr>
        <w:t xml:space="preserve"> </w:t>
      </w:r>
      <w:r>
        <w:rPr>
          <w:color w:val="000000"/>
          <w:sz w:val="36"/>
          <w:szCs w:val="36"/>
          <w:lang w:bidi="hi-IN"/>
        </w:rPr>
        <w:t>vAgaqkShara#M prathamaqjA Ruqtasya# | vEdA#nAM mAqtA-&amp;mRuta#syaq nABi#H || 65</w:t>
      </w:r>
    </w:p>
    <w:p w14:paraId="22A0961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nO# juShAqNOpa# yaqj~ja mAgA$t | ava#ntI dEqvI suqhavA# mE astu |</w:t>
      </w:r>
      <w:r w:rsidR="007B6D2D">
        <w:rPr>
          <w:color w:val="000000"/>
          <w:sz w:val="36"/>
          <w:szCs w:val="36"/>
          <w:lang w:bidi="hi-IN"/>
        </w:rPr>
        <w:t xml:space="preserve"> </w:t>
      </w:r>
      <w:r>
        <w:rPr>
          <w:color w:val="000000"/>
          <w:sz w:val="36"/>
          <w:szCs w:val="36"/>
          <w:lang w:bidi="hi-IN"/>
        </w:rPr>
        <w:t>yA mRuSha#yO mantraq kRutO# manIqShiNa#H | aqnvaicCa#n dEqvA-stapa#sAq SramE#Na |</w:t>
      </w:r>
      <w:r w:rsidR="007B6D2D">
        <w:rPr>
          <w:color w:val="000000"/>
          <w:sz w:val="36"/>
          <w:szCs w:val="36"/>
          <w:lang w:bidi="hi-IN"/>
        </w:rPr>
        <w:t xml:space="preserve"> </w:t>
      </w:r>
      <w:r>
        <w:rPr>
          <w:color w:val="000000"/>
          <w:sz w:val="36"/>
          <w:szCs w:val="36"/>
          <w:lang w:bidi="hi-IN"/>
        </w:rPr>
        <w:t>tAM dEqvIM ~MvAca(gm)# haqviShA# yajAmahE | sA nO# dadhAtu sukRuqtasya# lOqkE |</w:t>
      </w:r>
    </w:p>
    <w:p w14:paraId="05AA5C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caqtvAriq vAk pari#mitA paqdAni# | tAni# vidur brAhmaqNA yE ma#nIqShiNa#H |</w:t>
      </w:r>
    </w:p>
    <w:p w14:paraId="73AB6F2B" w14:textId="1586E2E6"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guhAq trINiq nihi#tAq nE~gga#yanti | </w:t>
      </w:r>
      <w:r w:rsidR="002B6908">
        <w:rPr>
          <w:color w:val="000000"/>
          <w:sz w:val="36"/>
          <w:szCs w:val="36"/>
          <w:lang w:bidi="hi-IN"/>
        </w:rPr>
        <w:br/>
      </w:r>
      <w:r>
        <w:rPr>
          <w:color w:val="000000"/>
          <w:sz w:val="36"/>
          <w:szCs w:val="36"/>
          <w:lang w:bidi="hi-IN"/>
        </w:rPr>
        <w:t>tuqrIya#M ~MvAqcO ma#nuqShyA# vadanti || 66</w:t>
      </w:r>
    </w:p>
    <w:p w14:paraId="12D4A834" w14:textId="77777777" w:rsidR="00BE419B" w:rsidRDefault="00BE419B" w:rsidP="00BE419B">
      <w:pPr>
        <w:autoSpaceDE w:val="0"/>
        <w:autoSpaceDN w:val="0"/>
        <w:adjustRightInd w:val="0"/>
        <w:spacing w:after="0" w:line="240" w:lineRule="auto"/>
        <w:rPr>
          <w:color w:val="000000"/>
          <w:sz w:val="36"/>
          <w:szCs w:val="36"/>
          <w:lang w:bidi="hi-IN"/>
        </w:rPr>
      </w:pPr>
    </w:p>
    <w:p w14:paraId="034595C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1.31 </w:t>
      </w:r>
      <w:r>
        <w:rPr>
          <w:color w:val="000000"/>
          <w:sz w:val="36"/>
          <w:szCs w:val="36"/>
          <w:lang w:bidi="hi-IN"/>
        </w:rPr>
        <w:tab/>
        <w:t>SraddhA sUktaM</w:t>
      </w:r>
    </w:p>
    <w:p w14:paraId="1F90BB2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TB </w:t>
      </w:r>
      <w:proofErr w:type="gramStart"/>
      <w:r>
        <w:rPr>
          <w:color w:val="000000"/>
          <w:sz w:val="36"/>
          <w:szCs w:val="36"/>
          <w:lang w:bidi="hi-IN"/>
        </w:rPr>
        <w:t>2.8.8.5  to</w:t>
      </w:r>
      <w:proofErr w:type="gramEnd"/>
      <w:r>
        <w:rPr>
          <w:color w:val="000000"/>
          <w:sz w:val="36"/>
          <w:szCs w:val="36"/>
          <w:lang w:bidi="hi-IN"/>
        </w:rPr>
        <w:t xml:space="preserve"> TB 2.8.8.8 for Para 67,68, 69a</w:t>
      </w:r>
    </w:p>
    <w:p w14:paraId="0E69A8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SraqddhayAq&amp;gni ssami#dhyatE | SraqddhayA# vindatE haqviH | SraqddhAM Baga#sya mUqrdhani# | vacaqsA vE#dayAmasi | priqya(gg) Sra#ddhEq dada#taH | priqya(gg) Sra#ddhEq didA#sataH | priqyaM BOqjEShuq yajva#su | iqdaM ma# udiqtaM kRu#dhi | </w:t>
      </w:r>
    </w:p>
    <w:p w14:paraId="0664EC3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yathA# dEqvA asu#rEShu | SraqddhA muqgrEShu# cakriqrE || 67</w:t>
      </w:r>
    </w:p>
    <w:p w14:paraId="68C699BF" w14:textId="77777777" w:rsidR="00BE419B" w:rsidRDefault="00BE419B" w:rsidP="00BE419B">
      <w:pPr>
        <w:autoSpaceDE w:val="0"/>
        <w:autoSpaceDN w:val="0"/>
        <w:adjustRightInd w:val="0"/>
        <w:spacing w:after="0" w:line="240" w:lineRule="auto"/>
        <w:rPr>
          <w:color w:val="000000"/>
          <w:sz w:val="36"/>
          <w:szCs w:val="36"/>
          <w:lang w:bidi="hi-IN"/>
        </w:rPr>
      </w:pPr>
    </w:p>
    <w:p w14:paraId="2605353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EqvaM BOqjEShuq yajva#su | aqsmAka#-mudiqtaM kRu#dhi | SraqddhAM dE#vAq yaja#mAnAH | </w:t>
      </w:r>
    </w:p>
    <w:p w14:paraId="30D6557E"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vAqyu-gO#pAq upA#satE | SraqddhA(gm) hRu#daqyya#yA-&amp;&amp;kU$tyA | SraqddhayA# hUyatE haqviH | SraqddhAM prAqtar. ha#vAmahE | </w:t>
      </w:r>
    </w:p>
    <w:p w14:paraId="299AA18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SraqddhAM maqddhyandi#naqM pari# | SraqddhA(gm) sUrya#sya niqmruci# | SraddhEq SraddhA#payEq hamA$ || 68</w:t>
      </w:r>
    </w:p>
    <w:p w14:paraId="2C34BC2C" w14:textId="77777777" w:rsidR="00BE419B" w:rsidRDefault="00BE419B" w:rsidP="00BE419B">
      <w:pPr>
        <w:autoSpaceDE w:val="0"/>
        <w:autoSpaceDN w:val="0"/>
        <w:adjustRightInd w:val="0"/>
        <w:spacing w:after="0" w:line="240" w:lineRule="auto"/>
        <w:rPr>
          <w:color w:val="000000"/>
          <w:sz w:val="36"/>
          <w:szCs w:val="36"/>
          <w:lang w:bidi="hi-IN"/>
        </w:rPr>
      </w:pPr>
    </w:p>
    <w:p w14:paraId="7E23B9E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SraqddhA dEqvAna-dhi#vastE | SraqddhA viSva# miqdaM jaga#t |</w:t>
      </w:r>
      <w:r w:rsidR="007B6D2D">
        <w:rPr>
          <w:color w:val="000000"/>
          <w:sz w:val="36"/>
          <w:szCs w:val="36"/>
          <w:lang w:bidi="hi-IN"/>
        </w:rPr>
        <w:t xml:space="preserve"> </w:t>
      </w:r>
      <w:r>
        <w:rPr>
          <w:color w:val="000000"/>
          <w:sz w:val="36"/>
          <w:szCs w:val="36"/>
          <w:lang w:bidi="hi-IN"/>
        </w:rPr>
        <w:t>SraqddhAM kAma#sya mAqtara$M | haqviShA# varddhayAmasi | 69a</w:t>
      </w:r>
    </w:p>
    <w:p w14:paraId="3BA0A00D" w14:textId="77777777" w:rsidR="00BE419B" w:rsidRDefault="00BE419B" w:rsidP="00BE419B">
      <w:pPr>
        <w:autoSpaceDE w:val="0"/>
        <w:autoSpaceDN w:val="0"/>
        <w:adjustRightInd w:val="0"/>
        <w:spacing w:after="0" w:line="240" w:lineRule="auto"/>
        <w:rPr>
          <w:color w:val="000000"/>
          <w:sz w:val="36"/>
          <w:szCs w:val="36"/>
          <w:lang w:bidi="hi-IN"/>
        </w:rPr>
      </w:pPr>
    </w:p>
    <w:p w14:paraId="1C28DC61" w14:textId="33D6F7FA"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1.32</w:t>
      </w:r>
      <w:ins w:id="60" w:author="Microsoft account" w:date="2026-09-20T09:10:00Z">
        <w:r w:rsidR="00CB4386">
          <w:rPr>
            <w:color w:val="000000"/>
            <w:sz w:val="36"/>
            <w:szCs w:val="36"/>
            <w:lang w:bidi="hi-IN"/>
          </w:rPr>
          <w:t xml:space="preserve"> </w:t>
        </w:r>
      </w:ins>
      <w:r>
        <w:rPr>
          <w:color w:val="000000"/>
          <w:sz w:val="36"/>
          <w:szCs w:val="36"/>
          <w:lang w:bidi="hi-IN"/>
        </w:rPr>
        <w:tab/>
        <w:t>brahma sUktaM</w:t>
      </w:r>
    </w:p>
    <w:p w14:paraId="669B3DE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TB </w:t>
      </w:r>
      <w:proofErr w:type="gramStart"/>
      <w:r>
        <w:rPr>
          <w:color w:val="000000"/>
          <w:sz w:val="36"/>
          <w:szCs w:val="36"/>
          <w:lang w:bidi="hi-IN"/>
        </w:rPr>
        <w:t>2.8.8.10  to</w:t>
      </w:r>
      <w:proofErr w:type="gramEnd"/>
      <w:r>
        <w:rPr>
          <w:color w:val="000000"/>
          <w:sz w:val="36"/>
          <w:szCs w:val="36"/>
          <w:lang w:bidi="hi-IN"/>
        </w:rPr>
        <w:t xml:space="preserve"> TB 2.8.8.11 for Para 69b to 71</w:t>
      </w:r>
    </w:p>
    <w:p w14:paraId="6CA3418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brahma#jaj~jAqnaM pra#thaqmaM puqrastA$t | visI#maqta-ssuqrucO# vEqna A#vaH |</w:t>
      </w:r>
    </w:p>
    <w:p w14:paraId="4E16AE9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buqddhniyA# upaqmA a#sya viqShThAH | saqtaScaq yOniq-masa#taScaq viva#H || piqtA-viqrAjA# </w:t>
      </w:r>
      <w:r>
        <w:rPr>
          <w:color w:val="000000"/>
          <w:sz w:val="36"/>
          <w:szCs w:val="36"/>
          <w:lang w:bidi="hi-IN"/>
        </w:rPr>
        <w:lastRenderedPageBreak/>
        <w:t>mRuShaqBO-ra#yIqNAM | aqntari#kShaM ~MviqSvarU#paq Avi#vESa || 69b</w:t>
      </w:r>
    </w:p>
    <w:p w14:paraId="5735A88E" w14:textId="77777777" w:rsidR="00BE419B" w:rsidRDefault="00BE419B" w:rsidP="00BE419B">
      <w:pPr>
        <w:autoSpaceDE w:val="0"/>
        <w:autoSpaceDN w:val="0"/>
        <w:adjustRightInd w:val="0"/>
        <w:spacing w:after="0" w:line="240" w:lineRule="auto"/>
        <w:rPr>
          <w:color w:val="000000"/>
          <w:sz w:val="36"/>
          <w:szCs w:val="36"/>
          <w:lang w:bidi="hi-IN"/>
        </w:rPr>
      </w:pPr>
    </w:p>
    <w:p w14:paraId="4090428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tamaqrkairaqBya#rccanti vaqthsaM | brahmaq santaqM brahma#NA vaqrddhaya#ntaH || brahma# dEqvAna#janayat | brahmaq viSva#miqdaM jaga#t ||</w:t>
      </w:r>
    </w:p>
    <w:p w14:paraId="795500F1"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brahma#</w:t>
      </w:r>
      <w:proofErr w:type="gramEnd"/>
      <w:r>
        <w:rPr>
          <w:color w:val="000000"/>
          <w:sz w:val="36"/>
          <w:szCs w:val="36"/>
          <w:lang w:bidi="hi-IN"/>
        </w:rPr>
        <w:t>NaH kShaqtraM nirmi#taM | brahma# brAhmaqNa AqtmanA$ || aqntara#smi-nniqmE lOqkAH | aqnta rviSva#miqdaM jaga#t |</w:t>
      </w:r>
      <w:r w:rsidR="007B6D2D">
        <w:rPr>
          <w:color w:val="000000"/>
          <w:sz w:val="36"/>
          <w:szCs w:val="36"/>
          <w:lang w:bidi="hi-IN"/>
        </w:rPr>
        <w:t xml:space="preserve"> </w:t>
      </w:r>
      <w:r>
        <w:rPr>
          <w:color w:val="000000"/>
          <w:sz w:val="36"/>
          <w:szCs w:val="36"/>
          <w:lang w:bidi="hi-IN"/>
        </w:rPr>
        <w:t>brahmaiqva BUqtAnAqM jyEShTha$M | tEnaq kO#&amp;r.hatiq sparddhi#tum || 70</w:t>
      </w:r>
    </w:p>
    <w:p w14:paraId="4D121DD4" w14:textId="77777777" w:rsidR="00BE419B" w:rsidRDefault="00BE419B" w:rsidP="00BE419B">
      <w:pPr>
        <w:autoSpaceDE w:val="0"/>
        <w:autoSpaceDN w:val="0"/>
        <w:adjustRightInd w:val="0"/>
        <w:spacing w:after="0" w:line="240" w:lineRule="auto"/>
        <w:rPr>
          <w:color w:val="000000"/>
          <w:sz w:val="36"/>
          <w:szCs w:val="36"/>
          <w:lang w:bidi="hi-IN"/>
        </w:rPr>
      </w:pPr>
    </w:p>
    <w:p w14:paraId="4B0F26A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brahma#M dEqvA-straya#stri(gm)Sat | brahma#-nnindra prajApaqtI |</w:t>
      </w:r>
      <w:r w:rsidR="007B6D2D">
        <w:rPr>
          <w:color w:val="000000"/>
          <w:sz w:val="36"/>
          <w:szCs w:val="36"/>
          <w:lang w:bidi="hi-IN"/>
        </w:rPr>
        <w:t xml:space="preserve"> </w:t>
      </w:r>
      <w:r>
        <w:rPr>
          <w:color w:val="000000"/>
          <w:sz w:val="36"/>
          <w:szCs w:val="36"/>
          <w:lang w:bidi="hi-IN"/>
        </w:rPr>
        <w:t>brahma#n.haq viSvA# BUqtAni# | nAqvI vAqnta-ssaqmAhi#tA || cata#sraq ASAqH praca#rantvaq-gnaya#H | iqmannO# yaqj~janna#yatu prajAqnann |</w:t>
      </w:r>
    </w:p>
    <w:p w14:paraId="1F4AD04D" w14:textId="77777777" w:rsidR="007B6D2D"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GRuqtaM pinva#nnaq jara(gm)# suqvIra$M | </w:t>
      </w:r>
    </w:p>
    <w:p w14:paraId="1425E89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brahma# saqmid Ba#vaqtyAhu#tInAM || 71</w:t>
      </w:r>
    </w:p>
    <w:p w14:paraId="0D5817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1.33 </w:t>
      </w:r>
      <w:r>
        <w:rPr>
          <w:color w:val="000000"/>
          <w:sz w:val="36"/>
          <w:szCs w:val="36"/>
          <w:lang w:bidi="hi-IN"/>
        </w:rPr>
        <w:tab/>
        <w:t>gO sUktaM</w:t>
      </w:r>
    </w:p>
    <w:p w14:paraId="078F7F9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TB </w:t>
      </w:r>
      <w:proofErr w:type="gramStart"/>
      <w:r>
        <w:rPr>
          <w:color w:val="000000"/>
          <w:sz w:val="36"/>
          <w:szCs w:val="36"/>
          <w:lang w:bidi="hi-IN"/>
        </w:rPr>
        <w:t>2.8.8.11  to</w:t>
      </w:r>
      <w:proofErr w:type="gramEnd"/>
      <w:r>
        <w:rPr>
          <w:color w:val="000000"/>
          <w:sz w:val="36"/>
          <w:szCs w:val="36"/>
          <w:lang w:bidi="hi-IN"/>
        </w:rPr>
        <w:t xml:space="preserve"> TB 2.8.8.11 for Para 72</w:t>
      </w:r>
    </w:p>
    <w:p w14:paraId="271E80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AgAvO# agmannuqta Baqdra-ma#krann | sIda#ntu gOqShThE-raqNaya#ntvaqsmE || praqjAva#tIH puruq rUpA# iqha syuH | indrA#ya pUqrvI ruqShasOq duhA#nAH |</w:t>
      </w:r>
      <w:r w:rsidR="007B6D2D">
        <w:rPr>
          <w:color w:val="000000"/>
          <w:sz w:val="36"/>
          <w:szCs w:val="36"/>
          <w:lang w:bidi="hi-IN"/>
        </w:rPr>
        <w:t xml:space="preserve"> </w:t>
      </w:r>
      <w:r>
        <w:rPr>
          <w:color w:val="000000"/>
          <w:sz w:val="36"/>
          <w:szCs w:val="36"/>
          <w:lang w:bidi="hi-IN"/>
        </w:rPr>
        <w:t>indrOq yajva#nE pRuNaqtE ca# SikShati | upEdda#dAtiq na svaM mu#ShAyati |</w:t>
      </w:r>
      <w:r w:rsidR="007B6D2D">
        <w:rPr>
          <w:color w:val="000000"/>
          <w:sz w:val="36"/>
          <w:szCs w:val="36"/>
          <w:lang w:bidi="hi-IN"/>
        </w:rPr>
        <w:t xml:space="preserve"> </w:t>
      </w:r>
      <w:r>
        <w:rPr>
          <w:color w:val="000000"/>
          <w:sz w:val="36"/>
          <w:szCs w:val="36"/>
          <w:lang w:bidi="hi-IN"/>
        </w:rPr>
        <w:t xml:space="preserve">BUyO# BUyO raqyimida#sya vaqrddhayann# | aBi#nnE KiqllE nida#dhAti dEvaqyuM | </w:t>
      </w:r>
    </w:p>
    <w:p w14:paraId="582ADA29" w14:textId="77777777" w:rsidR="00BE419B" w:rsidRDefault="00BE419B" w:rsidP="001C5CC9">
      <w:pPr>
        <w:pStyle w:val="NoSpacing"/>
        <w:rPr>
          <w:lang w:bidi="hi-IN"/>
        </w:rPr>
      </w:pPr>
    </w:p>
    <w:p w14:paraId="7F003899" w14:textId="7CCCE2B9" w:rsidR="00BE419B" w:rsidRDefault="00CB4386" w:rsidP="00BE419B">
      <w:pPr>
        <w:autoSpaceDE w:val="0"/>
        <w:autoSpaceDN w:val="0"/>
        <w:adjustRightInd w:val="0"/>
        <w:spacing w:after="0" w:line="240" w:lineRule="auto"/>
        <w:rPr>
          <w:color w:val="000000"/>
          <w:sz w:val="36"/>
          <w:szCs w:val="36"/>
          <w:lang w:bidi="hi-IN"/>
        </w:rPr>
      </w:pPr>
      <w:ins w:id="61" w:author="Microsoft account" w:date="2026-09-20T09:10:00Z">
        <w:r>
          <w:rPr>
            <w:color w:val="000000"/>
            <w:sz w:val="36"/>
            <w:szCs w:val="36"/>
            <w:lang w:bidi="hi-IN"/>
          </w:rPr>
          <w:t>&lt;i&gt;</w:t>
        </w:r>
      </w:ins>
      <w:proofErr w:type="gramStart"/>
      <w:r w:rsidR="00BE419B">
        <w:rPr>
          <w:color w:val="000000"/>
          <w:sz w:val="36"/>
          <w:szCs w:val="36"/>
          <w:lang w:bidi="hi-IN"/>
        </w:rPr>
        <w:t>na</w:t>
      </w:r>
      <w:proofErr w:type="gramEnd"/>
      <w:r w:rsidR="00BE419B">
        <w:rPr>
          <w:color w:val="000000"/>
          <w:sz w:val="36"/>
          <w:szCs w:val="36"/>
          <w:lang w:bidi="hi-IN"/>
        </w:rPr>
        <w:t xml:space="preserve"> tA na#Santiq na tA arvA$ </w:t>
      </w:r>
      <w:ins w:id="62" w:author="Microsoft account" w:date="2026-09-20T09:10:00Z">
        <w:r>
          <w:rPr>
            <w:color w:val="000000"/>
            <w:sz w:val="36"/>
            <w:szCs w:val="36"/>
            <w:lang w:bidi="hi-IN"/>
          </w:rPr>
          <w:t>&lt;/i&gt;</w:t>
        </w:r>
      </w:ins>
      <w:r w:rsidR="00BE419B">
        <w:rPr>
          <w:color w:val="000000"/>
          <w:sz w:val="36"/>
          <w:szCs w:val="36"/>
          <w:lang w:bidi="hi-IN"/>
        </w:rPr>
        <w:t>| 72</w:t>
      </w:r>
    </w:p>
    <w:p w14:paraId="46884064" w14:textId="77777777" w:rsidR="00BE419B" w:rsidRDefault="00BE419B" w:rsidP="00BE419B">
      <w:pPr>
        <w:autoSpaceDE w:val="0"/>
        <w:autoSpaceDN w:val="0"/>
        <w:adjustRightInd w:val="0"/>
        <w:spacing w:after="0" w:line="240" w:lineRule="auto"/>
        <w:rPr>
          <w:color w:val="000000"/>
          <w:sz w:val="36"/>
          <w:szCs w:val="36"/>
          <w:lang w:bidi="hi-IN"/>
        </w:rPr>
      </w:pPr>
    </w:p>
    <w:p w14:paraId="741B0B13" w14:textId="09612784" w:rsidR="00BE419B" w:rsidRDefault="00357BBE" w:rsidP="00BE419B">
      <w:pPr>
        <w:autoSpaceDE w:val="0"/>
        <w:autoSpaceDN w:val="0"/>
        <w:adjustRightInd w:val="0"/>
        <w:spacing w:after="0" w:line="240" w:lineRule="auto"/>
        <w:rPr>
          <w:color w:val="000000"/>
          <w:sz w:val="36"/>
          <w:szCs w:val="36"/>
          <w:lang w:bidi="hi-IN"/>
        </w:rPr>
      </w:pPr>
      <w:ins w:id="63" w:author="Microsoft account" w:date="2026-09-20T09:11:00Z">
        <w:r>
          <w:rPr>
            <w:color w:val="000000"/>
            <w:sz w:val="36"/>
            <w:szCs w:val="36"/>
            <w:lang w:bidi="hi-IN"/>
          </w:rPr>
          <w:t>&lt;/inline&gt;</w:t>
        </w:r>
      </w:ins>
      <w:proofErr w:type="gramStart"/>
      <w:r w:rsidR="00BE419B">
        <w:rPr>
          <w:color w:val="000000"/>
          <w:sz w:val="36"/>
          <w:szCs w:val="36"/>
          <w:lang w:bidi="hi-IN"/>
        </w:rPr>
        <w:t>Below</w:t>
      </w:r>
      <w:proofErr w:type="gramEnd"/>
      <w:r w:rsidR="00BE419B">
        <w:rPr>
          <w:color w:val="000000"/>
          <w:sz w:val="36"/>
          <w:szCs w:val="36"/>
          <w:lang w:bidi="hi-IN"/>
        </w:rPr>
        <w:t xml:space="preserve"> is the full text o</w:t>
      </w:r>
      <w:ins w:id="64" w:author="Microsoft account" w:date="2026-09-20T09:11:00Z">
        <w:r w:rsidR="009A147B">
          <w:rPr>
            <w:color w:val="000000"/>
            <w:sz w:val="36"/>
            <w:szCs w:val="36"/>
            <w:lang w:bidi="hi-IN"/>
          </w:rPr>
          <w:t>f</w:t>
        </w:r>
      </w:ins>
      <w:r w:rsidR="00BE419B">
        <w:rPr>
          <w:color w:val="000000"/>
          <w:sz w:val="36"/>
          <w:szCs w:val="36"/>
          <w:lang w:bidi="hi-IN"/>
        </w:rPr>
        <w:t xml:space="preserve"> the concised Mantra given in “italics” above.</w:t>
      </w:r>
    </w:p>
    <w:p w14:paraId="4C84D46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1ED67BF8" w14:textId="77777777" w:rsidR="00BE419B" w:rsidRDefault="00BE419B" w:rsidP="001C5CC9">
      <w:pPr>
        <w:pStyle w:val="NoSpacing"/>
        <w:rPr>
          <w:lang w:bidi="hi-IN"/>
        </w:rPr>
      </w:pPr>
    </w:p>
    <w:p w14:paraId="255EA42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 tA na#Santiq nada#BAtiq taska#raH | </w:t>
      </w:r>
    </w:p>
    <w:p w14:paraId="3ACD05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nainA# amiqtrO vyathiqrA da#dharShati |</w:t>
      </w:r>
    </w:p>
    <w:p w14:paraId="666B01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dEqvA(gg)Scaq yABiqr yaja#tEq dadA#ti ca | </w:t>
      </w:r>
    </w:p>
    <w:p w14:paraId="3214BA5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jyOgittABi# ssacatEq gOpa#ti ssaqha || 72a</w:t>
      </w:r>
    </w:p>
    <w:p w14:paraId="603CD120" w14:textId="77777777" w:rsidR="00BE419B" w:rsidRDefault="00BE419B" w:rsidP="00BE419B">
      <w:pPr>
        <w:autoSpaceDE w:val="0"/>
        <w:autoSpaceDN w:val="0"/>
        <w:adjustRightInd w:val="0"/>
        <w:spacing w:after="0" w:line="240" w:lineRule="auto"/>
        <w:rPr>
          <w:color w:val="000000"/>
          <w:sz w:val="36"/>
          <w:szCs w:val="36"/>
          <w:lang w:bidi="hi-IN"/>
        </w:rPr>
      </w:pPr>
    </w:p>
    <w:p w14:paraId="182FA3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 tA arvA# rEqNu ka#kATO aSnutE | </w:t>
      </w:r>
    </w:p>
    <w:p w14:paraId="76A7D32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 sa(gg)# skRutaqtra-mupa#yantiq tA aqBi |</w:t>
      </w:r>
    </w:p>
    <w:p w14:paraId="1F5C8A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uqruqgAqyamaBa#yaqM tasyaq tA anu# | </w:t>
      </w:r>
    </w:p>
    <w:p w14:paraId="3C2D1E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gAvOq martya#syaq vica#rantiq yajva#naH | 72b</w:t>
      </w:r>
    </w:p>
    <w:p w14:paraId="29FD2197" w14:textId="793010C4"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w:t>
      </w:r>
      <w:del w:id="65" w:author="Microsoft account" w:date="2026-09-20T09:12:00Z">
        <w:r w:rsidDel="00357BBE">
          <w:rPr>
            <w:color w:val="000000"/>
            <w:sz w:val="36"/>
            <w:szCs w:val="36"/>
            <w:lang w:bidi="hi-IN"/>
          </w:rPr>
          <w:delText>O</w:delText>
        </w:r>
      </w:del>
      <w:ins w:id="66" w:author="Microsoft account" w:date="2026-09-20T09:12:00Z">
        <w:r w:rsidR="00357BBE">
          <w:rPr>
            <w:color w:val="000000"/>
            <w:sz w:val="36"/>
            <w:szCs w:val="36"/>
            <w:lang w:bidi="hi-IN"/>
          </w:rPr>
          <w:t>o</w:t>
        </w:r>
      </w:ins>
      <w:r>
        <w:rPr>
          <w:color w:val="000000"/>
          <w:sz w:val="36"/>
          <w:szCs w:val="36"/>
          <w:lang w:bidi="hi-IN"/>
        </w:rPr>
        <w:t>th 72a and 72b appearing in T.B.2.4.6.9</w:t>
      </w:r>
    </w:p>
    <w:p w14:paraId="6EFE778B" w14:textId="77777777" w:rsidR="00BE419B" w:rsidRDefault="00BE419B" w:rsidP="00BE419B">
      <w:pPr>
        <w:autoSpaceDE w:val="0"/>
        <w:autoSpaceDN w:val="0"/>
        <w:adjustRightInd w:val="0"/>
        <w:spacing w:after="0" w:line="240" w:lineRule="auto"/>
        <w:rPr>
          <w:color w:val="000000"/>
          <w:sz w:val="36"/>
          <w:szCs w:val="36"/>
          <w:lang w:bidi="hi-IN"/>
        </w:rPr>
      </w:pPr>
    </w:p>
    <w:p w14:paraId="333CF99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2.8.8.12   for Para 73 to 74</w:t>
      </w:r>
    </w:p>
    <w:p w14:paraId="45401DDA"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gAvOq BagOq gAvaq indrO# mE acCAt | </w:t>
      </w:r>
    </w:p>
    <w:p w14:paraId="47C601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gAvaq ssOma#sya prathaqmasya# BaqkShaH |</w:t>
      </w:r>
    </w:p>
    <w:p w14:paraId="123AF64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iqmA yA gAvaq-ssaja#nAsaq indra#H |</w:t>
      </w:r>
    </w:p>
    <w:p w14:paraId="7B06F6F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iqcCAmI-ddhRuqdA mana#sA-ciqdindra$M |</w:t>
      </w:r>
    </w:p>
    <w:p w14:paraId="553DD8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yUqyaM gA#vO mEdayathA kRuqSa~jci#t | aqSlIqlaM ci#t kRuNuthA suqpratI#kaM || 73</w:t>
      </w:r>
    </w:p>
    <w:p w14:paraId="40A0933D" w14:textId="77777777" w:rsidR="00BE419B" w:rsidRDefault="00BE419B" w:rsidP="00BE419B">
      <w:pPr>
        <w:autoSpaceDE w:val="0"/>
        <w:autoSpaceDN w:val="0"/>
        <w:adjustRightInd w:val="0"/>
        <w:spacing w:after="0" w:line="240" w:lineRule="auto"/>
        <w:rPr>
          <w:color w:val="000000"/>
          <w:sz w:val="36"/>
          <w:szCs w:val="36"/>
          <w:lang w:bidi="hi-IN"/>
        </w:rPr>
      </w:pPr>
    </w:p>
    <w:p w14:paraId="6B3D4F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BaqdraM gRuqhaM kRu#Nutha Badra vAcaH | bRuqhadvOq vaya# ucyatE saqBAsu# | </w:t>
      </w:r>
    </w:p>
    <w:p w14:paraId="2A254788"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praqjAva#tI ssUqyava#sa(gm)-riqSantI$H | </w:t>
      </w:r>
    </w:p>
    <w:p w14:paraId="7335F7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SuqddhA aqpa ssu#prapAqNE piba#ntIH |</w:t>
      </w:r>
    </w:p>
    <w:p w14:paraId="7855CAAE"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mAva</w:t>
      </w:r>
      <w:proofErr w:type="gramEnd"/>
      <w:r>
        <w:rPr>
          <w:color w:val="000000"/>
          <w:sz w:val="36"/>
          <w:szCs w:val="36"/>
          <w:lang w:bidi="hi-IN"/>
        </w:rPr>
        <w:t># stEqna I#Sataq mAGaSa(gm)#saH | pari#vO hEqtI ruqdrasya# vRuMjyAt | upEqda-mu#paq-parca#naM | Aqsu gOShUpa# pRucyatAM | upa#r.ShaqBasyaq rEta#si | upE$ndraq tava# vIqryE$ || 74 (24)</w:t>
      </w:r>
    </w:p>
    <w:p w14:paraId="0E4D696E" w14:textId="77777777" w:rsidR="00BE419B" w:rsidRDefault="00BE419B" w:rsidP="00BE419B">
      <w:pPr>
        <w:autoSpaceDE w:val="0"/>
        <w:autoSpaceDN w:val="0"/>
        <w:adjustRightInd w:val="0"/>
        <w:spacing w:after="0" w:line="240" w:lineRule="auto"/>
        <w:rPr>
          <w:color w:val="000000"/>
          <w:sz w:val="36"/>
          <w:szCs w:val="36"/>
          <w:lang w:bidi="hi-IN"/>
        </w:rPr>
      </w:pPr>
    </w:p>
    <w:p w14:paraId="4AD249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1.34 </w:t>
      </w:r>
      <w:r>
        <w:rPr>
          <w:color w:val="000000"/>
          <w:sz w:val="36"/>
          <w:szCs w:val="36"/>
          <w:lang w:bidi="hi-IN"/>
        </w:rPr>
        <w:tab/>
        <w:t>sUryA candramasA sUktaM</w:t>
      </w:r>
    </w:p>
    <w:p w14:paraId="006BB07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2.8.9.1 for Para 75 to 77</w:t>
      </w:r>
    </w:p>
    <w:p w14:paraId="3E5DA01E"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 sU$ryA candraqmasA# viSvaq-BRutta#mA maqhat | tEjOq vasu#madrAjatO diqvi | sAmA$tmAnA carata ssAma-cAqriNA$ | yayO$rvraqtaM namaqmE jAtu# dEqvayO$H | uqBAvantauq pari#yAtaq armyA$ | </w:t>
      </w:r>
    </w:p>
    <w:p w14:paraId="28D4856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diqvO na raqSmI(gg)# sta#nuqtO-vya#rNaqvE | </w:t>
      </w:r>
    </w:p>
    <w:p w14:paraId="7C0E91F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uqBA Bu#vaqntI Buva#nA kaqvikra#tU | </w:t>
      </w:r>
    </w:p>
    <w:p w14:paraId="5601960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sUryAq na caqndrA ca#ratO haqtAma#tI |</w:t>
      </w:r>
    </w:p>
    <w:p w14:paraId="15E47AE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patI$dyuqmad vi#Svaq-vidA# uqBA diqvaH | </w:t>
      </w:r>
    </w:p>
    <w:p w14:paraId="794BE8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sUryA# uqBA caqndrama#sA vicakShaqNA || 75</w:t>
      </w:r>
    </w:p>
    <w:p w14:paraId="7019D483" w14:textId="77777777" w:rsidR="00BE419B" w:rsidRDefault="00BE419B" w:rsidP="00BE419B">
      <w:pPr>
        <w:autoSpaceDE w:val="0"/>
        <w:autoSpaceDN w:val="0"/>
        <w:adjustRightInd w:val="0"/>
        <w:spacing w:after="0" w:line="240" w:lineRule="auto"/>
        <w:rPr>
          <w:color w:val="000000"/>
          <w:sz w:val="36"/>
          <w:szCs w:val="36"/>
          <w:lang w:bidi="hi-IN"/>
        </w:rPr>
      </w:pPr>
    </w:p>
    <w:p w14:paraId="29FA89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viqSvavA#rA varivOq BA varE$NyA | tA nO#&amp;vataM matiqmantAq mahi#vratA | viqSvaqvapa#rI praqtara#NA taraqntA | suqvaqrvidA# dRuqSayEq BUri# raSmI | </w:t>
      </w:r>
    </w:p>
    <w:p w14:paraId="0B841EDD"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sUryAq</w:t>
      </w:r>
      <w:proofErr w:type="gramEnd"/>
      <w:r>
        <w:rPr>
          <w:color w:val="000000"/>
          <w:sz w:val="36"/>
          <w:szCs w:val="36"/>
          <w:lang w:bidi="hi-IN"/>
        </w:rPr>
        <w:t xml:space="preserve"> hi caqndrA vasu#tvEqSha-da#r.SatA | maqnaqsvinOq &amp;BAnu#caraqtOnuq-saMdiva$M | </w:t>
      </w:r>
    </w:p>
    <w:p w14:paraId="66A0C505"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aqsya</w:t>
      </w:r>
      <w:proofErr w:type="gramEnd"/>
      <w:r>
        <w:rPr>
          <w:color w:val="000000"/>
          <w:sz w:val="36"/>
          <w:szCs w:val="36"/>
          <w:lang w:bidi="hi-IN"/>
        </w:rPr>
        <w:t xml:space="preserve"> SravO# naqdya# ssaqpta bi#Brati | dyAvAq kShAmA# pRuthiqvI da#r.SaqtaM ~Mvapu#H | </w:t>
      </w:r>
    </w:p>
    <w:p w14:paraId="40B34E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aqsmE sU$ryA candraqmasA#-&amp;BiqcakShE$ | SraqddhEka-mi#ndra caratO vicartuqraM || 76</w:t>
      </w:r>
    </w:p>
    <w:p w14:paraId="39DC02A1" w14:textId="77777777" w:rsidR="00BE419B" w:rsidRDefault="00BE419B" w:rsidP="00BE419B">
      <w:pPr>
        <w:autoSpaceDE w:val="0"/>
        <w:autoSpaceDN w:val="0"/>
        <w:adjustRightInd w:val="0"/>
        <w:spacing w:after="0" w:line="240" w:lineRule="auto"/>
        <w:rPr>
          <w:color w:val="000000"/>
          <w:sz w:val="36"/>
          <w:szCs w:val="36"/>
          <w:lang w:bidi="hi-IN"/>
        </w:rPr>
      </w:pPr>
    </w:p>
    <w:p w14:paraId="485D9E4C"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pUqrvAqpaqraM ca#ratO mAqya yaiqtau | </w:t>
      </w:r>
    </w:p>
    <w:p w14:paraId="4A8EB2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SiSUq krIDa#ntauq pari#yAtO adhvaqraM | </w:t>
      </w:r>
    </w:p>
    <w:p w14:paraId="5F578AF8"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viSvA$nyaqnyO Buva#nA &amp;BiqcaShTE$ | </w:t>
      </w:r>
    </w:p>
    <w:p w14:paraId="3C7B45A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RuqtUnaqnyO viqdadha#jjAyatEq puna#H |</w:t>
      </w:r>
    </w:p>
    <w:p w14:paraId="602AFC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hira#NyavarNAqH Suca#yaH pAvaqkA yAsAq(gm)q rAjA$ |</w:t>
      </w:r>
      <w:r w:rsidR="001C5CC9">
        <w:rPr>
          <w:color w:val="000000"/>
          <w:sz w:val="36"/>
          <w:szCs w:val="36"/>
          <w:lang w:bidi="hi-IN"/>
        </w:rPr>
        <w:t xml:space="preserve"> </w:t>
      </w:r>
      <w:r>
        <w:rPr>
          <w:color w:val="000000"/>
          <w:sz w:val="36"/>
          <w:szCs w:val="36"/>
          <w:lang w:bidi="hi-IN"/>
        </w:rPr>
        <w:t xml:space="preserve">yAsA$M dEqvA SSiqvEna# mAq cakShu#ShA paSyata | </w:t>
      </w:r>
    </w:p>
    <w:p w14:paraId="6C30C04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ApO# BaqdrA Aditpa#SyAmi | 77</w:t>
      </w:r>
    </w:p>
    <w:p w14:paraId="254D370A" w14:textId="77777777" w:rsidR="00BE419B" w:rsidRDefault="00BE419B" w:rsidP="00BE419B">
      <w:pPr>
        <w:autoSpaceDE w:val="0"/>
        <w:autoSpaceDN w:val="0"/>
        <w:adjustRightInd w:val="0"/>
        <w:spacing w:after="0" w:line="240" w:lineRule="auto"/>
        <w:rPr>
          <w:color w:val="000000"/>
          <w:sz w:val="36"/>
          <w:szCs w:val="36"/>
          <w:lang w:bidi="hi-IN"/>
        </w:rPr>
      </w:pPr>
    </w:p>
    <w:p w14:paraId="1E454C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 the concised Mantra given in “italics” above.</w:t>
      </w:r>
    </w:p>
    <w:p w14:paraId="63A7048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1966D7D0" w14:textId="77777777" w:rsidR="00BE419B" w:rsidRDefault="00BE419B" w:rsidP="00BE419B">
      <w:pPr>
        <w:autoSpaceDE w:val="0"/>
        <w:autoSpaceDN w:val="0"/>
        <w:adjustRightInd w:val="0"/>
        <w:spacing w:after="0" w:line="240" w:lineRule="auto"/>
        <w:rPr>
          <w:color w:val="000000"/>
          <w:sz w:val="36"/>
          <w:szCs w:val="36"/>
          <w:lang w:bidi="hi-IN"/>
        </w:rPr>
      </w:pPr>
    </w:p>
    <w:p w14:paraId="197215B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hira#NyavarNAqH Suca#yaH pAvaqkA yAsu# jAqtaH kaqSyapOq yAsvindra#H|</w:t>
      </w:r>
    </w:p>
    <w:p w14:paraId="48B6D39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aqgniMyA~M garBa#M dadhiqrE virU#pAqstA naq ApaqSSa(gg) syOqnA Ba#vantu || </w:t>
      </w:r>
    </w:p>
    <w:p w14:paraId="28DFE26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b/>
      </w:r>
    </w:p>
    <w:p w14:paraId="2FFC88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yAsAq(gm)q rAjAq varu#NOq yAtiq madhyE# satyAnRuqtE a#vaqpaSyaqM janA#nAM |</w:t>
      </w:r>
    </w:p>
    <w:p w14:paraId="0611E6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maqdhuqScutaq-SSuca#yOq yAH pA#vaqkAstA naq ApaqSSa(gg) syOqnA Ba#vantu || 77a</w:t>
      </w:r>
    </w:p>
    <w:p w14:paraId="77B238BC" w14:textId="77777777" w:rsidR="00BE419B" w:rsidRDefault="00BE419B" w:rsidP="00BE419B">
      <w:pPr>
        <w:autoSpaceDE w:val="0"/>
        <w:autoSpaceDN w:val="0"/>
        <w:adjustRightInd w:val="0"/>
        <w:spacing w:after="0" w:line="240" w:lineRule="auto"/>
        <w:rPr>
          <w:color w:val="000000"/>
          <w:sz w:val="36"/>
          <w:szCs w:val="36"/>
          <w:lang w:bidi="hi-IN"/>
        </w:rPr>
      </w:pPr>
    </w:p>
    <w:p w14:paraId="0B378C3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yAsA$M dEqvA diqvi kRuqNvanti# BaqkShayyA aqntari#kShE bahuqdhA Bava#nti |</w:t>
      </w:r>
    </w:p>
    <w:p w14:paraId="6D0B070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yAH pRu#thiqvIM paya#sOqndanti# SuqkrAstA naq ApaqSSa(gg) syOqnA Ba#vantu || </w:t>
      </w:r>
    </w:p>
    <w:p w14:paraId="5B186FDA" w14:textId="77777777" w:rsidR="00BE419B" w:rsidRDefault="00BE419B" w:rsidP="00BE419B">
      <w:pPr>
        <w:autoSpaceDE w:val="0"/>
        <w:autoSpaceDN w:val="0"/>
        <w:adjustRightInd w:val="0"/>
        <w:spacing w:after="0" w:line="240" w:lineRule="auto"/>
        <w:rPr>
          <w:color w:val="000000"/>
          <w:sz w:val="36"/>
          <w:szCs w:val="36"/>
          <w:lang w:bidi="hi-IN"/>
        </w:rPr>
      </w:pPr>
    </w:p>
    <w:p w14:paraId="5387EAE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SiqvEna# mAq cakShu#ShA paSyatApa SSiqvayA# taqnuvOpa# spRuSataq tvaca#M mE |</w:t>
      </w:r>
    </w:p>
    <w:p w14:paraId="204C025A" w14:textId="01711ED9"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sarvA(</w:t>
      </w:r>
      <w:proofErr w:type="gramEnd"/>
      <w:r>
        <w:rPr>
          <w:color w:val="000000"/>
          <w:sz w:val="36"/>
          <w:szCs w:val="36"/>
          <w:lang w:bidi="hi-IN"/>
        </w:rPr>
        <w:t xml:space="preserve">gm)# aqgnI(gm) ra#PsuqShadO# huvE vOq mayiq varcOq balaqmOjOq nidha#tta || </w:t>
      </w:r>
      <w:ins w:id="67" w:author="Microsoft account" w:date="2026-09-20T09:20:00Z">
        <w:r w:rsidR="00DF221B">
          <w:rPr>
            <w:color w:val="000000"/>
            <w:sz w:val="36"/>
            <w:szCs w:val="36"/>
            <w:lang w:bidi="hi-IN"/>
          </w:rPr>
          <w:t>&lt;/inline&gt;</w:t>
        </w:r>
      </w:ins>
      <w:r>
        <w:rPr>
          <w:color w:val="000000"/>
          <w:sz w:val="36"/>
          <w:szCs w:val="36"/>
          <w:lang w:bidi="hi-IN"/>
        </w:rPr>
        <w:t>77b</w:t>
      </w:r>
    </w:p>
    <w:p w14:paraId="1F030D64" w14:textId="77777777" w:rsidR="00BE419B" w:rsidRDefault="00BE419B" w:rsidP="00BE419B">
      <w:pPr>
        <w:autoSpaceDE w:val="0"/>
        <w:autoSpaceDN w:val="0"/>
        <w:adjustRightInd w:val="0"/>
        <w:spacing w:after="0" w:line="240" w:lineRule="auto"/>
        <w:rPr>
          <w:color w:val="000000"/>
          <w:sz w:val="36"/>
          <w:szCs w:val="36"/>
          <w:lang w:bidi="hi-IN"/>
        </w:rPr>
      </w:pPr>
    </w:p>
    <w:p w14:paraId="53256ED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ApO# BaqdrA GRuqtamidApa# Asu raqgnIShO mau# biBraqtyApaq ittAH | tIqvrO rasO# madhuqprRucA#-mara~ggaqma AmA$ prAqNEna# saqhavarca# sAgann | </w:t>
      </w:r>
    </w:p>
    <w:p w14:paraId="5E1B4E08" w14:textId="77777777" w:rsidR="00BE419B" w:rsidRDefault="00BE419B" w:rsidP="00BE419B">
      <w:pPr>
        <w:autoSpaceDE w:val="0"/>
        <w:autoSpaceDN w:val="0"/>
        <w:adjustRightInd w:val="0"/>
        <w:spacing w:after="0" w:line="240" w:lineRule="auto"/>
        <w:rPr>
          <w:color w:val="000000"/>
          <w:sz w:val="36"/>
          <w:szCs w:val="36"/>
          <w:lang w:bidi="hi-IN"/>
        </w:rPr>
      </w:pPr>
    </w:p>
    <w:p w14:paraId="588D6DC2" w14:textId="49072D01"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Aditpa#SyA myuqtavA# SRuNOqmyAmAq GOShO# gacCatiq vA~gna# AsAM | manyE# BEjAqnO aqmRuta#syaq tarhiq hira#NyavarNAq atRu#paM ~MyaqdA va#H </w:t>
      </w:r>
      <w:proofErr w:type="gramStart"/>
      <w:r>
        <w:rPr>
          <w:color w:val="000000"/>
          <w:sz w:val="36"/>
          <w:szCs w:val="36"/>
          <w:lang w:bidi="hi-IN"/>
        </w:rPr>
        <w:t xml:space="preserve">| </w:t>
      </w:r>
      <w:ins w:id="68" w:author="Microsoft account" w:date="2026-09-20T09:20:00Z">
        <w:r w:rsidR="00DF221B">
          <w:rPr>
            <w:color w:val="000000"/>
            <w:sz w:val="36"/>
            <w:szCs w:val="36"/>
            <w:lang w:bidi="hi-IN"/>
          </w:rPr>
          <w:t xml:space="preserve"> &lt;</w:t>
        </w:r>
        <w:proofErr w:type="gramEnd"/>
        <w:r w:rsidR="00DF221B">
          <w:rPr>
            <w:color w:val="000000"/>
            <w:sz w:val="36"/>
            <w:szCs w:val="36"/>
            <w:lang w:bidi="hi-IN"/>
          </w:rPr>
          <w:t>/inline&gt;</w:t>
        </w:r>
      </w:ins>
      <w:r>
        <w:rPr>
          <w:color w:val="000000"/>
          <w:sz w:val="36"/>
          <w:szCs w:val="36"/>
          <w:lang w:bidi="hi-IN"/>
        </w:rPr>
        <w:t xml:space="preserve">77c </w:t>
      </w:r>
    </w:p>
    <w:p w14:paraId="44B8980C" w14:textId="77777777" w:rsidR="00BE419B" w:rsidRDefault="00BE419B" w:rsidP="00BE419B">
      <w:pPr>
        <w:autoSpaceDE w:val="0"/>
        <w:autoSpaceDN w:val="0"/>
        <w:adjustRightInd w:val="0"/>
        <w:spacing w:after="0" w:line="240" w:lineRule="auto"/>
        <w:rPr>
          <w:color w:val="000000"/>
          <w:sz w:val="36"/>
          <w:szCs w:val="36"/>
          <w:lang w:bidi="hi-IN"/>
        </w:rPr>
      </w:pPr>
    </w:p>
    <w:p w14:paraId="78ADE5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Expansion </w:t>
      </w:r>
      <w:proofErr w:type="gramStart"/>
      <w:r>
        <w:rPr>
          <w:color w:val="000000"/>
          <w:sz w:val="36"/>
          <w:szCs w:val="36"/>
          <w:lang w:bidi="hi-IN"/>
        </w:rPr>
        <w:t>77a  appearing</w:t>
      </w:r>
      <w:proofErr w:type="gramEnd"/>
      <w:r>
        <w:rPr>
          <w:color w:val="000000"/>
          <w:sz w:val="36"/>
          <w:szCs w:val="36"/>
          <w:lang w:bidi="hi-IN"/>
        </w:rPr>
        <w:t xml:space="preserve"> in TS 5.6.1.1</w:t>
      </w:r>
    </w:p>
    <w:p w14:paraId="42546F2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Expansion </w:t>
      </w:r>
      <w:proofErr w:type="gramStart"/>
      <w:r>
        <w:rPr>
          <w:color w:val="000000"/>
          <w:sz w:val="36"/>
          <w:szCs w:val="36"/>
          <w:lang w:bidi="hi-IN"/>
        </w:rPr>
        <w:t>77b  appearing</w:t>
      </w:r>
      <w:proofErr w:type="gramEnd"/>
      <w:r>
        <w:rPr>
          <w:color w:val="000000"/>
          <w:sz w:val="36"/>
          <w:szCs w:val="36"/>
          <w:lang w:bidi="hi-IN"/>
        </w:rPr>
        <w:t xml:space="preserve"> in TS 5.6.1.2</w:t>
      </w:r>
    </w:p>
    <w:p w14:paraId="3C3870F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Expansion </w:t>
      </w:r>
      <w:proofErr w:type="gramStart"/>
      <w:r>
        <w:rPr>
          <w:color w:val="000000"/>
          <w:sz w:val="36"/>
          <w:szCs w:val="36"/>
          <w:lang w:bidi="hi-IN"/>
        </w:rPr>
        <w:t>77c  appearing</w:t>
      </w:r>
      <w:proofErr w:type="gramEnd"/>
      <w:r>
        <w:rPr>
          <w:color w:val="000000"/>
          <w:sz w:val="36"/>
          <w:szCs w:val="36"/>
          <w:lang w:bidi="hi-IN"/>
        </w:rPr>
        <w:t xml:space="preserve"> in TS.5.6.1.4</w:t>
      </w:r>
    </w:p>
    <w:p w14:paraId="5C51EEF2" w14:textId="77777777" w:rsidR="00BE419B" w:rsidRDefault="00BE419B" w:rsidP="00BE419B">
      <w:pPr>
        <w:autoSpaceDE w:val="0"/>
        <w:autoSpaceDN w:val="0"/>
        <w:adjustRightInd w:val="0"/>
        <w:spacing w:after="0" w:line="240" w:lineRule="auto"/>
        <w:rPr>
          <w:color w:val="000000"/>
          <w:sz w:val="36"/>
          <w:szCs w:val="36"/>
          <w:lang w:bidi="hi-IN"/>
        </w:rPr>
      </w:pPr>
    </w:p>
    <w:p w14:paraId="4E489D7E" w14:textId="335665B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1.35 </w:t>
      </w:r>
      <w:r>
        <w:rPr>
          <w:color w:val="000000"/>
          <w:sz w:val="36"/>
          <w:szCs w:val="36"/>
          <w:lang w:bidi="hi-IN"/>
        </w:rPr>
        <w:tab/>
        <w:t>nAsadAsIya sUktaM</w:t>
      </w:r>
    </w:p>
    <w:p w14:paraId="52CED3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2.8.9.3 to TB 2.8.9.7 for Para 78 to 81</w:t>
      </w:r>
    </w:p>
    <w:p w14:paraId="63A6D23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nAsa#dAsIqnnO sadA#sIttaqdAnI$M | nAsIqdrajOq nO vyO#mA-paqrOyat |</w:t>
      </w:r>
      <w:r w:rsidR="001C5CC9">
        <w:rPr>
          <w:color w:val="000000"/>
          <w:sz w:val="36"/>
          <w:szCs w:val="36"/>
          <w:lang w:bidi="hi-IN"/>
        </w:rPr>
        <w:t xml:space="preserve"> </w:t>
      </w:r>
      <w:r>
        <w:rPr>
          <w:color w:val="000000"/>
          <w:sz w:val="36"/>
          <w:szCs w:val="36"/>
          <w:lang w:bidi="hi-IN"/>
        </w:rPr>
        <w:t>kimA va#rIvaqH kuhaqkasyaq Sarmann# | aBaqMH kimA#sIqd-gaha#naM gaBIqraM || 78</w:t>
      </w:r>
    </w:p>
    <w:p w14:paraId="11DAA0BC" w14:textId="77777777" w:rsidR="00BE419B" w:rsidRDefault="00BE419B" w:rsidP="00BE419B">
      <w:pPr>
        <w:autoSpaceDE w:val="0"/>
        <w:autoSpaceDN w:val="0"/>
        <w:adjustRightInd w:val="0"/>
        <w:spacing w:after="0" w:line="240" w:lineRule="auto"/>
        <w:rPr>
          <w:color w:val="000000"/>
          <w:sz w:val="36"/>
          <w:szCs w:val="36"/>
          <w:lang w:bidi="hi-IN"/>
        </w:rPr>
      </w:pPr>
    </w:p>
    <w:p w14:paraId="0B54F43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 mRuqtyu-raqmRutaqM tar.hiq na | rAtri#yAq ahna# AsIt prakEqtaH |</w:t>
      </w:r>
      <w:r w:rsidR="001C5CC9">
        <w:rPr>
          <w:color w:val="000000"/>
          <w:sz w:val="36"/>
          <w:szCs w:val="36"/>
          <w:lang w:bidi="hi-IN"/>
        </w:rPr>
        <w:t xml:space="preserve"> </w:t>
      </w:r>
      <w:r>
        <w:rPr>
          <w:color w:val="000000"/>
          <w:sz w:val="36"/>
          <w:szCs w:val="36"/>
          <w:lang w:bidi="hi-IN"/>
        </w:rPr>
        <w:t>AnI#da vAqta(gg) svaqdhayAq tadEka$M | tasmA$ddhAqnyan na paqraH kiMcaqnAsa# |</w:t>
      </w:r>
    </w:p>
    <w:p w14:paraId="552A74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tama# AsIq-ttama#sA gUqDhamagrE$ prakEqtaM | saqliqla(gm) sarva# mA iqdaM |</w:t>
      </w:r>
      <w:r w:rsidR="001C5CC9">
        <w:rPr>
          <w:color w:val="000000"/>
          <w:sz w:val="36"/>
          <w:szCs w:val="36"/>
          <w:lang w:bidi="hi-IN"/>
        </w:rPr>
        <w:t xml:space="preserve"> </w:t>
      </w:r>
      <w:r>
        <w:rPr>
          <w:color w:val="000000"/>
          <w:sz w:val="36"/>
          <w:szCs w:val="36"/>
          <w:lang w:bidi="hi-IN"/>
        </w:rPr>
        <w:t>tuqcCE nAqBvapi#hitaqM ~MyadAsI$t | tama#saqs tanma#hiqnA jA#yaqtaika$M |</w:t>
      </w:r>
    </w:p>
    <w:p w14:paraId="58C4DA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kAmaqstadagrEq sama#varttaqtAdhi# | mana#sOq rEta#H prathaqmaM ~MyadAsI$t || 79</w:t>
      </w:r>
    </w:p>
    <w:p w14:paraId="12F2AB3F" w14:textId="77777777" w:rsidR="00BE419B" w:rsidRDefault="00BE419B" w:rsidP="00BE419B">
      <w:pPr>
        <w:autoSpaceDE w:val="0"/>
        <w:autoSpaceDN w:val="0"/>
        <w:adjustRightInd w:val="0"/>
        <w:spacing w:after="0" w:line="240" w:lineRule="auto"/>
        <w:rPr>
          <w:color w:val="000000"/>
          <w:sz w:val="36"/>
          <w:szCs w:val="36"/>
          <w:lang w:bidi="hi-IN"/>
        </w:rPr>
      </w:pPr>
    </w:p>
    <w:p w14:paraId="02A03A8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 tO bandhuqmasa#tiq nira#vindann | </w:t>
      </w:r>
    </w:p>
    <w:p w14:paraId="57F1E7B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hRuqdi-praqtIShyA# kaqvayO# manIqShA |</w:t>
      </w:r>
    </w:p>
    <w:p w14:paraId="76534ACB" w14:textId="58F871CF"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tiqraqScInOq</w:t>
      </w:r>
      <w:proofErr w:type="gramEnd"/>
      <w:r>
        <w:rPr>
          <w:color w:val="000000"/>
          <w:sz w:val="36"/>
          <w:szCs w:val="36"/>
          <w:lang w:bidi="hi-IN"/>
        </w:rPr>
        <w:t xml:space="preserve"> vita#tO raqSmi-rE#ShAM | aqdha</w:t>
      </w:r>
      <w:r w:rsidR="003A4A8D">
        <w:rPr>
          <w:color w:val="000000"/>
          <w:sz w:val="36"/>
          <w:szCs w:val="36"/>
          <w:lang w:bidi="hi-IN"/>
        </w:rPr>
        <w:t>s</w:t>
      </w:r>
      <w:r>
        <w:rPr>
          <w:color w:val="000000"/>
          <w:sz w:val="36"/>
          <w:szCs w:val="36"/>
          <w:lang w:bidi="hi-IN"/>
        </w:rPr>
        <w:t>svi#dAqsI(3) duqpari#svidAsI(3)t |</w:t>
      </w:r>
    </w:p>
    <w:p w14:paraId="7469537D"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rEqtOqdhA A#san mahiqmAna# Asann | </w:t>
      </w:r>
    </w:p>
    <w:p w14:paraId="07B4EB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svaqdhA aqvastAqt praya#tiH paqrastA$t |</w:t>
      </w:r>
    </w:p>
    <w:p w14:paraId="42B9A3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kO aqddhA vE#daqka iqha pravO#cat | kutaq AjA#tAq kuta# iqyaM ~MvisRu#ShTiH |</w:t>
      </w:r>
      <w:r w:rsidR="001C5CC9">
        <w:rPr>
          <w:color w:val="000000"/>
          <w:sz w:val="36"/>
          <w:szCs w:val="36"/>
          <w:lang w:bidi="hi-IN"/>
        </w:rPr>
        <w:t xml:space="preserve"> </w:t>
      </w:r>
      <w:r>
        <w:rPr>
          <w:color w:val="000000"/>
          <w:sz w:val="36"/>
          <w:szCs w:val="36"/>
          <w:lang w:bidi="hi-IN"/>
        </w:rPr>
        <w:t>aqrvAg dEqvA aqsya viqsarja#nAya | athAq kO vE#daq yata# A baqBUva# || 80</w:t>
      </w:r>
    </w:p>
    <w:p w14:paraId="66C3121C" w14:textId="77777777" w:rsidR="00BE419B" w:rsidRDefault="00BE419B" w:rsidP="00BE419B">
      <w:pPr>
        <w:autoSpaceDE w:val="0"/>
        <w:autoSpaceDN w:val="0"/>
        <w:adjustRightInd w:val="0"/>
        <w:spacing w:after="0" w:line="240" w:lineRule="auto"/>
        <w:rPr>
          <w:color w:val="000000"/>
          <w:sz w:val="36"/>
          <w:szCs w:val="36"/>
          <w:lang w:bidi="hi-IN"/>
        </w:rPr>
      </w:pPr>
    </w:p>
    <w:p w14:paraId="649AB27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iqyaM ~MvisRu#ShTiqr yata# AbaqBUva# | </w:t>
      </w:r>
    </w:p>
    <w:p w14:paraId="1DBE11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yadi# vA daqdhE yadi# vAq na |</w:t>
      </w:r>
      <w:r w:rsidR="001C5CC9">
        <w:rPr>
          <w:color w:val="000000"/>
          <w:sz w:val="36"/>
          <w:szCs w:val="36"/>
          <w:lang w:bidi="hi-IN"/>
        </w:rPr>
        <w:t xml:space="preserve"> </w:t>
      </w:r>
      <w:r>
        <w:rPr>
          <w:color w:val="000000"/>
          <w:sz w:val="36"/>
          <w:szCs w:val="36"/>
          <w:lang w:bidi="hi-IN"/>
        </w:rPr>
        <w:t>yO aqsyAddhya#kShaH paraqmE vyO#mann | sO aq~ggavE#daq yadi# vAq na vEda# |</w:t>
      </w:r>
      <w:r w:rsidR="001C5CC9">
        <w:rPr>
          <w:color w:val="000000"/>
          <w:sz w:val="36"/>
          <w:szCs w:val="36"/>
          <w:lang w:bidi="hi-IN"/>
        </w:rPr>
        <w:t xml:space="preserve"> </w:t>
      </w:r>
      <w:r>
        <w:rPr>
          <w:color w:val="000000"/>
          <w:sz w:val="36"/>
          <w:szCs w:val="36"/>
          <w:lang w:bidi="hi-IN"/>
        </w:rPr>
        <w:t>ki(gg)sviqdvanaqM ka uqsa vRuqkSha A#sIt | yatOq dyAvA#pRuthiqvI ni#ShTataqkShuH |</w:t>
      </w:r>
    </w:p>
    <w:p w14:paraId="1FB6BA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manI#ShiNOq mana#sA pRuqcCatEduqtat | yadaqddhyati#ShThaqd Buva#nAni dhAqrayann# | </w:t>
      </w:r>
    </w:p>
    <w:p w14:paraId="40248EB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brahmaqvanaqM brahmaq sa vRuqkSha A#sIt | </w:t>
      </w:r>
    </w:p>
    <w:p w14:paraId="5583AC5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yatOq dyAvA#pRuthiqvI ni#ShTataqkShuH || </w:t>
      </w:r>
    </w:p>
    <w:p w14:paraId="37785A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manI#ShiNOq mana#sAq vibra#vImi vaH | brahmAqddhyati#ShThaqd Buva#nAni dhAqrayann# | 81</w:t>
      </w:r>
    </w:p>
    <w:p w14:paraId="1F2A593C" w14:textId="77777777" w:rsidR="00BE419B" w:rsidRDefault="00BE419B" w:rsidP="00BE419B">
      <w:pPr>
        <w:autoSpaceDE w:val="0"/>
        <w:autoSpaceDN w:val="0"/>
        <w:adjustRightInd w:val="0"/>
        <w:spacing w:after="0" w:line="240" w:lineRule="auto"/>
        <w:rPr>
          <w:color w:val="000000"/>
          <w:sz w:val="36"/>
          <w:szCs w:val="36"/>
          <w:lang w:bidi="hi-IN"/>
        </w:rPr>
      </w:pPr>
    </w:p>
    <w:p w14:paraId="36AE176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1.36 </w:t>
      </w:r>
      <w:r>
        <w:rPr>
          <w:color w:val="000000"/>
          <w:sz w:val="36"/>
          <w:szCs w:val="36"/>
          <w:lang w:bidi="hi-IN"/>
        </w:rPr>
        <w:tab/>
        <w:t>BAgya sUktaM</w:t>
      </w:r>
    </w:p>
    <w:p w14:paraId="4FC5BF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2.8.9.7 to TB 2.8.9.9 for Para 82 to 84</w:t>
      </w:r>
    </w:p>
    <w:p w14:paraId="704FE0C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prAqtaraqgniM prAqtarindra(gm)# havAmahE | </w:t>
      </w:r>
    </w:p>
    <w:p w14:paraId="436FC96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prAqtar miqtrA varu#NA prAqtaraqSvinA$ |</w:t>
      </w:r>
    </w:p>
    <w:p w14:paraId="328E3F6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prAqtar Baga#M pUqShaNaqM brahma#Naqspati$M | prAqtassOma# muqta ruqdra(gm) hu#vEma || </w:t>
      </w:r>
    </w:p>
    <w:p w14:paraId="1623E542"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praqtaqrjitaqM Baga#muqgra(gm) hu#vEma | </w:t>
      </w:r>
    </w:p>
    <w:p w14:paraId="7A1ED2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vaqyaM puqtramadi#tEqryO vi#dhaqrttA | </w:t>
      </w:r>
    </w:p>
    <w:p w14:paraId="0B784AB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AqdhraSciqdyaM manya#mAna-stuqraSci#t | </w:t>
      </w:r>
    </w:p>
    <w:p w14:paraId="20D82D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rAjA# ciqdyaM Baga#M BaqkShItyAha# || 82</w:t>
      </w:r>
    </w:p>
    <w:p w14:paraId="205CE060" w14:textId="77777777" w:rsidR="00BE419B" w:rsidRDefault="00BE419B" w:rsidP="00BE419B">
      <w:pPr>
        <w:autoSpaceDE w:val="0"/>
        <w:autoSpaceDN w:val="0"/>
        <w:adjustRightInd w:val="0"/>
        <w:spacing w:after="0" w:line="240" w:lineRule="auto"/>
        <w:rPr>
          <w:color w:val="000000"/>
          <w:sz w:val="36"/>
          <w:szCs w:val="36"/>
          <w:lang w:bidi="hi-IN"/>
        </w:rPr>
      </w:pPr>
    </w:p>
    <w:p w14:paraId="261881E4"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BagaqpraNE#taqr-Bagaqsatya#rAdhaH | </w:t>
      </w:r>
    </w:p>
    <w:p w14:paraId="153BD87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BagEqmAM dhiyaqmuda#vaq dada#nnaH | </w:t>
      </w:r>
    </w:p>
    <w:p w14:paraId="33EB9EB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BagaqpraNO# janayaq gOBiqraSvai$H | </w:t>
      </w:r>
    </w:p>
    <w:p w14:paraId="71341A9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Bagaq pranRuBi#r nRuqvanta#ssyAma || </w:t>
      </w:r>
    </w:p>
    <w:p w14:paraId="76ECB2F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uqtEdAnIqM Baga#vantassyAma | </w:t>
      </w:r>
    </w:p>
    <w:p w14:paraId="719BDD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uqta prapiqtva uqta maddhyEq ahnA$M | </w:t>
      </w:r>
    </w:p>
    <w:p w14:paraId="03A02EC5"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uqtOdi#tA maGavaqnth-sUrya#sya | </w:t>
      </w:r>
    </w:p>
    <w:p w14:paraId="332EF8C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vaqyaM dEqvAnA(gm)# sumaqtau syA#ma || </w:t>
      </w:r>
    </w:p>
    <w:p w14:paraId="2C0AF9D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 Eqva Baga#vA(gm) astu dEvAH | </w:t>
      </w:r>
    </w:p>
    <w:p w14:paraId="3C20214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tEna# vaqyaM Baga#vanta ssyAma | 83</w:t>
      </w:r>
    </w:p>
    <w:p w14:paraId="37AA392D" w14:textId="77777777" w:rsidR="00BE419B" w:rsidRDefault="00BE419B" w:rsidP="00BE419B">
      <w:pPr>
        <w:autoSpaceDE w:val="0"/>
        <w:autoSpaceDN w:val="0"/>
        <w:adjustRightInd w:val="0"/>
        <w:spacing w:after="0" w:line="240" w:lineRule="auto"/>
        <w:rPr>
          <w:color w:val="000000"/>
          <w:sz w:val="36"/>
          <w:szCs w:val="36"/>
          <w:lang w:bidi="hi-IN"/>
        </w:rPr>
      </w:pPr>
    </w:p>
    <w:p w14:paraId="186041A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tantvA# Bagaq sarvaq ijjO#havImi | sanO# Baga pura EqtA Ba#vEqha || </w:t>
      </w:r>
    </w:p>
    <w:p w14:paraId="3FC350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sama#dhvaqrA-yOqShasO#&amp;namanta | daqdhiqkrAvE#vaq Suca#yE paqdAya# | </w:t>
      </w:r>
    </w:p>
    <w:p w14:paraId="42E1E46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aqrvAqcIqnaM ~Mva#suqvidaqM Baga#nnaH | ratha#miqvASvA# vAqjinaq Ava#hantu || </w:t>
      </w:r>
    </w:p>
    <w:p w14:paraId="6F03FE4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aSvA#vatIqr gOma#tIr na uqShAsa#H | </w:t>
      </w:r>
    </w:p>
    <w:p w14:paraId="074014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vIqrava#tIq-ssada#mucCantu BaqdrAH |</w:t>
      </w:r>
    </w:p>
    <w:p w14:paraId="404E6AED"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GRuqtaM duhA#nA viqSvataqH prapI#nAH | </w:t>
      </w:r>
    </w:p>
    <w:p w14:paraId="1B68DA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yUqyaM pA#ta svaqstiBiq-ssadA#naH || 84 (25)</w:t>
      </w:r>
    </w:p>
    <w:p w14:paraId="2080B614" w14:textId="77777777" w:rsidR="00BE419B" w:rsidRDefault="00BE419B" w:rsidP="00BE419B">
      <w:pPr>
        <w:autoSpaceDE w:val="0"/>
        <w:autoSpaceDN w:val="0"/>
        <w:adjustRightInd w:val="0"/>
        <w:spacing w:after="0" w:line="240" w:lineRule="auto"/>
        <w:rPr>
          <w:color w:val="000000"/>
          <w:sz w:val="36"/>
          <w:szCs w:val="36"/>
          <w:lang w:bidi="hi-IN"/>
        </w:rPr>
      </w:pPr>
    </w:p>
    <w:p w14:paraId="04D5E2F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1.37</w:t>
      </w:r>
      <w:r>
        <w:rPr>
          <w:color w:val="000000"/>
          <w:sz w:val="36"/>
          <w:szCs w:val="36"/>
          <w:lang w:bidi="hi-IN"/>
        </w:rPr>
        <w:tab/>
        <w:t xml:space="preserve"> nakShatra sUktaM(vAkyaM)</w:t>
      </w:r>
    </w:p>
    <w:p w14:paraId="1C705B46" w14:textId="72ABB58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w:t>
      </w:r>
      <w:del w:id="69" w:author="Microsoft account" w:date="2026-09-20T09:56:00Z">
        <w:r w:rsidDel="0044106E">
          <w:rPr>
            <w:color w:val="000000"/>
            <w:sz w:val="36"/>
            <w:szCs w:val="36"/>
            <w:lang w:bidi="hi-IN"/>
          </w:rPr>
          <w:delText>.</w:delText>
        </w:r>
      </w:del>
      <w:r>
        <w:rPr>
          <w:color w:val="000000"/>
          <w:sz w:val="36"/>
          <w:szCs w:val="36"/>
          <w:lang w:bidi="hi-IN"/>
        </w:rPr>
        <w:t>B</w:t>
      </w:r>
      <w:del w:id="70" w:author="Microsoft account" w:date="2026-09-20T09:56:00Z">
        <w:r w:rsidDel="0044106E">
          <w:rPr>
            <w:color w:val="000000"/>
            <w:sz w:val="36"/>
            <w:szCs w:val="36"/>
            <w:lang w:bidi="hi-IN"/>
          </w:rPr>
          <w:delText>.</w:delText>
        </w:r>
      </w:del>
      <w:ins w:id="71" w:author="Microsoft account" w:date="2026-09-20T09:56:00Z">
        <w:r w:rsidR="0044106E">
          <w:rPr>
            <w:color w:val="000000"/>
            <w:sz w:val="36"/>
            <w:szCs w:val="36"/>
            <w:lang w:bidi="hi-IN"/>
          </w:rPr>
          <w:t xml:space="preserve"> </w:t>
        </w:r>
      </w:ins>
      <w:r>
        <w:rPr>
          <w:color w:val="000000"/>
          <w:sz w:val="36"/>
          <w:szCs w:val="36"/>
          <w:lang w:bidi="hi-IN"/>
        </w:rPr>
        <w:t>3.1.1.1 to T.B.3.1.3.3, for para 85 to 112</w:t>
      </w:r>
    </w:p>
    <w:p w14:paraId="1D6A3B7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1.nakShatraM - kRuttikA</w:t>
      </w:r>
      <w:r>
        <w:rPr>
          <w:color w:val="000000"/>
          <w:sz w:val="36"/>
          <w:szCs w:val="36"/>
          <w:lang w:bidi="hi-IN"/>
        </w:rPr>
        <w:tab/>
      </w:r>
      <w:r>
        <w:rPr>
          <w:color w:val="000000"/>
          <w:sz w:val="36"/>
          <w:szCs w:val="36"/>
          <w:lang w:bidi="hi-IN"/>
        </w:rPr>
        <w:tab/>
      </w:r>
      <w:r>
        <w:rPr>
          <w:color w:val="000000"/>
          <w:sz w:val="36"/>
          <w:szCs w:val="36"/>
          <w:lang w:bidi="hi-IN"/>
        </w:rPr>
        <w:tab/>
        <w:t>dEvatA - agniH</w:t>
      </w:r>
    </w:p>
    <w:p w14:paraId="0F78E09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aqgnirna#H pAtuq kRutti#kAH | nakSha#traM dEqvami#ndriqyaM | iqdamA#sAM-~MvicakShaqNaM | </w:t>
      </w:r>
    </w:p>
    <w:p w14:paraId="2B4C9A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haqvirAqsan ju#hOtana | yasyaq BAnti# raqSmayOq yasya# kEqtava#H | yasyEqmA viSvAq Buva#nAniq sarvA$ | sa kRutti#kA BiraqBi-saqm~MvasA#naH | </w:t>
      </w:r>
    </w:p>
    <w:p w14:paraId="34CF3F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aqgnirnO# dEqvassu#viqtE da#dhAtu || 1</w:t>
      </w:r>
    </w:p>
    <w:p w14:paraId="0DB7305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 nakShatraM - rOhiNI</w:t>
      </w:r>
      <w:r>
        <w:rPr>
          <w:color w:val="000000"/>
          <w:sz w:val="36"/>
          <w:szCs w:val="36"/>
          <w:lang w:bidi="hi-IN"/>
        </w:rPr>
        <w:tab/>
      </w:r>
      <w:r>
        <w:rPr>
          <w:color w:val="000000"/>
          <w:sz w:val="36"/>
          <w:szCs w:val="36"/>
          <w:lang w:bidi="hi-IN"/>
        </w:rPr>
        <w:tab/>
      </w:r>
      <w:r>
        <w:rPr>
          <w:color w:val="000000"/>
          <w:sz w:val="36"/>
          <w:szCs w:val="36"/>
          <w:lang w:bidi="hi-IN"/>
        </w:rPr>
        <w:tab/>
        <w:t>dEvatA - prajApatiH</w:t>
      </w:r>
    </w:p>
    <w:p w14:paraId="47C6134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praqjApa#tE rOhiqNI vE#tuq patnI$ | viqSvarU#pA bRuhaqtI ciqtraBA#nuH | 85</w:t>
      </w:r>
    </w:p>
    <w:p w14:paraId="14DF7CC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nO# yaqj~jasya# suviqtE da#dhAtu | yathAq jIvE#ma SaqradaqssavI#rAH | rOqhiqNI dEqvyuda#gAt </w:t>
      </w:r>
    </w:p>
    <w:p w14:paraId="5CC328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puqrastA$t | viSvA# rUqpANi# pratiqmOda#mAnA | </w:t>
      </w:r>
    </w:p>
    <w:p w14:paraId="4607BF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praqjApa#ti(gm) haqviShA# vaqrdhaya#ntI | priqyA dEqvAnAq-mupa#yAtu yaqj~jaM || 2</w:t>
      </w:r>
    </w:p>
    <w:p w14:paraId="324128E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3.nakShatraM - mRugaSIr.ShaH</w:t>
      </w:r>
      <w:r>
        <w:rPr>
          <w:color w:val="000000"/>
          <w:sz w:val="36"/>
          <w:szCs w:val="36"/>
          <w:lang w:bidi="hi-IN"/>
        </w:rPr>
        <w:tab/>
        <w:t>dEvatA - sOmaH</w:t>
      </w:r>
    </w:p>
    <w:p w14:paraId="08CB35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sOmOq rAjA# mRugaSIqraq.ShENaq Agann# | SiqvaM nakSha#traM priqyama#syaq dhAma# | </w:t>
      </w:r>
    </w:p>
    <w:p w14:paraId="76D54A2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AqpyAya#mAnO bahuqqdhA janE#Shu | </w:t>
      </w:r>
    </w:p>
    <w:p w14:paraId="6F8AFD9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rEta#H praqjAM ~Myaja#mAnE dadhAtu | 86</w:t>
      </w:r>
    </w:p>
    <w:p w14:paraId="422F0C2E"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yattEq nakSha#traM mRugaSIqrq.Shamasti# | </w:t>
      </w:r>
    </w:p>
    <w:p w14:paraId="21F30C7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priqya(gm) rA#jan priqyata#maM priqyANA$M |</w:t>
      </w:r>
    </w:p>
    <w:p w14:paraId="0431FD3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tasmai# tE sOma haqviShA# vidhEma | </w:t>
      </w:r>
    </w:p>
    <w:p w14:paraId="0CCBBB2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Sanna# Edhi dviqpadEq SaMcatu#ShpadE || 3 </w:t>
      </w:r>
    </w:p>
    <w:p w14:paraId="7ED702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4. nakShatraM - ArdrA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rudraH</w:t>
      </w:r>
    </w:p>
    <w:p w14:paraId="197D8D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AqrdrayA# ruqdraH pratha#mA na Eti | SrEShThO# dEqvAnAqM pati#raGniqyAnA$M | </w:t>
      </w:r>
    </w:p>
    <w:p w14:paraId="00A7F3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nakSha#tramasya haqviShA# vidhEma | mA na#H praqjA(gm) rI#riShaqn mOta vIqrAn | </w:t>
      </w:r>
    </w:p>
    <w:p w14:paraId="4629F2D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hEqtI ruqdrasyaq pari#NO vRuNaktu | </w:t>
      </w:r>
    </w:p>
    <w:p w14:paraId="52564A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AqrdrA nakSha#traM juShatA(gm) haqvirna#H | 87</w:t>
      </w:r>
    </w:p>
    <w:p w14:paraId="536E08C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praqmuq~jcamA#nau duriqtAniq viSvA$ | apAqGaSa(gm)# sannu-datAqmarA#tiM || 4</w:t>
      </w:r>
    </w:p>
    <w:p w14:paraId="3F537D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5.nakShatraM - punarvasu</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aditiH</w:t>
      </w:r>
    </w:p>
    <w:p w14:paraId="010B34B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puna#rnO dEqvyadi#tiH spRuNOtu | puna#rvasU naqH punaqrEtA$M ~Myaqj~jaM |</w:t>
      </w:r>
      <w:r w:rsidR="001C5CC9">
        <w:rPr>
          <w:color w:val="000000"/>
          <w:sz w:val="36"/>
          <w:szCs w:val="36"/>
          <w:lang w:bidi="hi-IN"/>
        </w:rPr>
        <w:t xml:space="preserve"> </w:t>
      </w:r>
      <w:r>
        <w:rPr>
          <w:color w:val="000000"/>
          <w:sz w:val="36"/>
          <w:szCs w:val="36"/>
          <w:lang w:bidi="hi-IN"/>
        </w:rPr>
        <w:t>puna#rnO dEqvA aqBiya#ntuq sarvE$ | puna#H punarvO haqviShA# yajAmaH | EqvA na dEqvyadi#tiranaqrvA | viSva#sya BaqrtrI jaga#taH pratiqShThA | puna#rvasU haqviShA# vaqrdhaya#ntI | priqyaM dEqvAnAq-mapyE#tuq pAtha#H || 5 (88)</w:t>
      </w:r>
    </w:p>
    <w:p w14:paraId="25F14843" w14:textId="77777777" w:rsidR="00BE419B" w:rsidRDefault="00BE419B" w:rsidP="00BE419B">
      <w:pPr>
        <w:autoSpaceDE w:val="0"/>
        <w:autoSpaceDN w:val="0"/>
        <w:adjustRightInd w:val="0"/>
        <w:spacing w:after="0" w:line="240" w:lineRule="auto"/>
        <w:rPr>
          <w:color w:val="000000"/>
          <w:sz w:val="36"/>
          <w:szCs w:val="36"/>
          <w:lang w:bidi="hi-IN"/>
        </w:rPr>
      </w:pPr>
    </w:p>
    <w:p w14:paraId="346E03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6.nakShatraM - puShyaH</w:t>
      </w:r>
      <w:r>
        <w:rPr>
          <w:color w:val="000000"/>
          <w:sz w:val="36"/>
          <w:szCs w:val="36"/>
          <w:lang w:bidi="hi-IN"/>
        </w:rPr>
        <w:tab/>
      </w:r>
      <w:r>
        <w:rPr>
          <w:color w:val="000000"/>
          <w:sz w:val="36"/>
          <w:szCs w:val="36"/>
          <w:lang w:bidi="hi-IN"/>
        </w:rPr>
        <w:tab/>
        <w:t>dEvatA - bRuhaspatiH</w:t>
      </w:r>
    </w:p>
    <w:p w14:paraId="7B8E6CA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bRuhaqspati#H prathaqma~jjAya#mAnaH | </w:t>
      </w:r>
    </w:p>
    <w:p w14:paraId="21EA279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tiqShya#M nakSha#tramaqBi saMba#BUva | </w:t>
      </w:r>
    </w:p>
    <w:p w14:paraId="2EFE2FB7"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dEqvAnAqM pRuta#nAsu jiqShNuH | </w:t>
      </w:r>
    </w:p>
    <w:p w14:paraId="6879411E" w14:textId="6A35FA2E"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diSO nuq sarvAq aBa#yannO astu | </w:t>
      </w:r>
    </w:p>
    <w:p w14:paraId="0EC3FA3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tiqShya#H puqrastA#duqta ma#dhyaqtO na#H | bRuhaqspati#r naqH pari#pAtu paqScAt | </w:t>
      </w:r>
    </w:p>
    <w:p w14:paraId="0F639D93" w14:textId="2791539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bAdhE# tAqn dvEShOq aBa#yaM kRuNutAM | suqvIrya#syaq pata#ya</w:t>
      </w:r>
      <w:r w:rsidR="0056238F">
        <w:rPr>
          <w:color w:val="000000"/>
          <w:sz w:val="36"/>
          <w:szCs w:val="36"/>
          <w:lang w:bidi="hi-IN"/>
        </w:rPr>
        <w:t xml:space="preserve">s </w:t>
      </w:r>
      <w:r>
        <w:rPr>
          <w:color w:val="000000"/>
          <w:sz w:val="36"/>
          <w:szCs w:val="36"/>
          <w:lang w:bidi="hi-IN"/>
        </w:rPr>
        <w:t>syAma || 6</w:t>
      </w:r>
    </w:p>
    <w:p w14:paraId="7BA0D8B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7. nakShatraM -ASrEShaM</w:t>
      </w:r>
      <w:r>
        <w:rPr>
          <w:color w:val="000000"/>
          <w:sz w:val="36"/>
          <w:szCs w:val="36"/>
          <w:lang w:bidi="hi-IN"/>
        </w:rPr>
        <w:tab/>
      </w:r>
      <w:r>
        <w:rPr>
          <w:color w:val="000000"/>
          <w:sz w:val="36"/>
          <w:szCs w:val="36"/>
          <w:lang w:bidi="hi-IN"/>
        </w:rPr>
        <w:tab/>
        <w:t>dEvatA - sarpAH</w:t>
      </w:r>
    </w:p>
    <w:p w14:paraId="64A67C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iqda(gm) saqrpEByO# haqvira#stuq juShTa$M | AqSrEqShA yEShA# manuqyantiq cEta#H | 89</w:t>
      </w:r>
    </w:p>
    <w:p w14:paraId="6201732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aqntari#kShaM pRuthiqvIM-kShiqyanti# | </w:t>
      </w:r>
    </w:p>
    <w:p w14:paraId="6CAAEF5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tEna# ssaqrpAsOq havaqmAga#miShThAH | </w:t>
      </w:r>
    </w:p>
    <w:p w14:paraId="74ADA0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rO#caqnE sUryaqsyApi# saqrpAH | yE diva#M dEqvI-manu#saq~jcara#nti | yEShA#mASrEqShA a#nuqyantiq kAma$M | tEBya#-ssaqrpEByOq madhu#-majjuhOmi || 7 </w:t>
      </w:r>
    </w:p>
    <w:p w14:paraId="4405305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8.nakShatraM - maGA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pitaraH</w:t>
      </w:r>
    </w:p>
    <w:p w14:paraId="161D84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upa#hUtAH piqtarOq yE maqGAsu# | manO#javasa-ssuqkRuta#-ssukRuqtyAH | tE nOq nakSha#trEq </w:t>
      </w:r>
      <w:r>
        <w:rPr>
          <w:color w:val="000000"/>
          <w:sz w:val="36"/>
          <w:szCs w:val="36"/>
          <w:lang w:bidi="hi-IN"/>
        </w:rPr>
        <w:lastRenderedPageBreak/>
        <w:t>havaqmAga#miShThAH | svaqdhABi#r yaqj~jaM praya#taM juShantAM | 90</w:t>
      </w:r>
    </w:p>
    <w:p w14:paraId="0561C0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a#gnidaqgdhA yE&amp;na#gni-dagdhAH | yE#&amp;muM~MlOqkaM piqtara#H kShiqyanti# | </w:t>
      </w:r>
    </w:p>
    <w:p w14:paraId="121912D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yA(gg)Sca# viqdmayA(gm) u# caq na pra#viqdma | maqGAsu# yaqj~ja(gm) sukRu#taM juShantAM || 8</w:t>
      </w:r>
    </w:p>
    <w:p w14:paraId="66F3C546" w14:textId="77777777" w:rsidR="00BE419B" w:rsidRDefault="00BE419B" w:rsidP="00BE419B">
      <w:pPr>
        <w:autoSpaceDE w:val="0"/>
        <w:autoSpaceDN w:val="0"/>
        <w:adjustRightInd w:val="0"/>
        <w:spacing w:after="0" w:line="240" w:lineRule="auto"/>
        <w:rPr>
          <w:color w:val="000000"/>
          <w:sz w:val="36"/>
          <w:szCs w:val="36"/>
          <w:lang w:bidi="hi-IN"/>
        </w:rPr>
      </w:pPr>
    </w:p>
    <w:p w14:paraId="30E3F7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9.nakShatraM - pUrvaPalgu#nI</w:t>
      </w:r>
      <w:r>
        <w:rPr>
          <w:color w:val="000000"/>
          <w:sz w:val="36"/>
          <w:szCs w:val="36"/>
          <w:lang w:bidi="hi-IN"/>
        </w:rPr>
        <w:tab/>
      </w:r>
      <w:r>
        <w:rPr>
          <w:color w:val="000000"/>
          <w:sz w:val="36"/>
          <w:szCs w:val="36"/>
          <w:lang w:bidi="hi-IN"/>
        </w:rPr>
        <w:tab/>
        <w:t>dEvatA - aryamA</w:t>
      </w:r>
    </w:p>
    <w:p w14:paraId="348B9722"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gavAqM patiqH Palgu#nI-nAmasiq tvaM | tada#r^^yaman varuNa mitraq cAru# | taMtvA# vaqya(gm) sa#niqtAra(gm)# sanIqnAM | jIqvA jIva#ntaqmupaq sam~Mvi#SEma | yEnEqmA viSvAq Buva#nAniq </w:t>
      </w:r>
    </w:p>
    <w:p w14:paraId="6A31C26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sa~jji#tA | yasya# dEqvA a#nusaq~Myyantiq cEta#H | 91</w:t>
      </w:r>
    </w:p>
    <w:p w14:paraId="11FBB5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aqryaqmA rAjAq&amp;jaraqstu vi#ShmAn | Palgu#nInA-mRuShaqBO rO#ravIti || 9</w:t>
      </w:r>
    </w:p>
    <w:p w14:paraId="005F4518" w14:textId="77777777" w:rsidR="001C5CC9" w:rsidRDefault="001C5CC9" w:rsidP="00BE419B">
      <w:pPr>
        <w:autoSpaceDE w:val="0"/>
        <w:autoSpaceDN w:val="0"/>
        <w:adjustRightInd w:val="0"/>
        <w:spacing w:after="0" w:line="240" w:lineRule="auto"/>
        <w:rPr>
          <w:color w:val="000000"/>
          <w:sz w:val="36"/>
          <w:szCs w:val="36"/>
          <w:lang w:bidi="hi-IN"/>
        </w:rPr>
      </w:pPr>
    </w:p>
    <w:p w14:paraId="61EA685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10.nakShatraM - uttara Pa#lgunI</w:t>
      </w:r>
      <w:r>
        <w:rPr>
          <w:color w:val="000000"/>
          <w:sz w:val="36"/>
          <w:szCs w:val="36"/>
          <w:lang w:bidi="hi-IN"/>
        </w:rPr>
        <w:tab/>
        <w:t xml:space="preserve"> dEvatA - BagaH</w:t>
      </w:r>
    </w:p>
    <w:p w14:paraId="78B2659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dEqvAnA$M BagavO BagAsi | tattvA# viduqH Palgu#nIq-stasya# vittAt | </w:t>
      </w:r>
    </w:p>
    <w:p w14:paraId="6EEF533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aqsmaBya#M-kShaqtramaqjara(gm)# suqvIrya$M | gOmaqdaSva#-vaqdupaqsannu#-dEqha | </w:t>
      </w:r>
    </w:p>
    <w:p w14:paraId="6E58B3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BagO#ha dAqtA Bagaq itpra#dAqtA | BagO# dEqvIH Palgu#nIq-rAvi#vESa | BagaqsyEttaM pra#saqvaM ga#mEma | yatra# dEqvai-ssa#dhaqmAda#M madEma | || 10/ 92</w:t>
      </w:r>
    </w:p>
    <w:p w14:paraId="5BDC07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11.nakShatraM - hastaH</w:t>
      </w:r>
      <w:r>
        <w:rPr>
          <w:color w:val="000000"/>
          <w:sz w:val="36"/>
          <w:szCs w:val="36"/>
          <w:lang w:bidi="hi-IN"/>
        </w:rPr>
        <w:tab/>
      </w:r>
      <w:r>
        <w:rPr>
          <w:color w:val="000000"/>
          <w:sz w:val="36"/>
          <w:szCs w:val="36"/>
          <w:lang w:bidi="hi-IN"/>
        </w:rPr>
        <w:tab/>
      </w:r>
      <w:r>
        <w:rPr>
          <w:color w:val="000000"/>
          <w:sz w:val="36"/>
          <w:szCs w:val="36"/>
          <w:lang w:bidi="hi-IN"/>
        </w:rPr>
        <w:tab/>
        <w:t>dEvatA - savita</w:t>
      </w:r>
    </w:p>
    <w:p w14:paraId="2311C0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AyA#tu dEqva-ssa#viqtO pa#yAtu | hiqraqNyayE#na suqvRutAq rathE#na | vahaqnaq. hasta(gm)# suqBaga#M ~MvidmaqnApa#saM | praqyacCa#ntaqM papu#riqM puNyaqmacCa# |</w:t>
      </w:r>
      <w:r w:rsidR="001C5CC9">
        <w:rPr>
          <w:color w:val="000000"/>
          <w:sz w:val="36"/>
          <w:szCs w:val="36"/>
          <w:lang w:bidi="hi-IN"/>
        </w:rPr>
        <w:t xml:space="preserve"> </w:t>
      </w:r>
      <w:r>
        <w:rPr>
          <w:color w:val="000000"/>
          <w:sz w:val="36"/>
          <w:szCs w:val="36"/>
          <w:lang w:bidi="hi-IN"/>
        </w:rPr>
        <w:t>hastaqH praya#cCa tvaqmRutaqM ~MvasI#yaH | dakShi#NEnaq prati#gRuBNIma Enat |</w:t>
      </w:r>
    </w:p>
    <w:p w14:paraId="7B000A2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dAqtAra#-maqdya sa#viqtA vi#dEya | yO nOq hastA#ya prasuqvAti# yaqj~jaM || 11</w:t>
      </w:r>
    </w:p>
    <w:p w14:paraId="4B927CEB" w14:textId="77777777" w:rsidR="001C5CC9" w:rsidRDefault="001C5CC9" w:rsidP="00BE419B">
      <w:pPr>
        <w:autoSpaceDE w:val="0"/>
        <w:autoSpaceDN w:val="0"/>
        <w:adjustRightInd w:val="0"/>
        <w:spacing w:after="0" w:line="240" w:lineRule="auto"/>
        <w:rPr>
          <w:color w:val="000000"/>
          <w:sz w:val="36"/>
          <w:szCs w:val="36"/>
          <w:lang w:bidi="hi-IN"/>
        </w:rPr>
      </w:pPr>
    </w:p>
    <w:p w14:paraId="4DCF1BD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 nakShatraM - citrA</w:t>
      </w:r>
      <w:r>
        <w:rPr>
          <w:color w:val="000000"/>
          <w:sz w:val="36"/>
          <w:szCs w:val="36"/>
          <w:lang w:bidi="hi-IN"/>
        </w:rPr>
        <w:tab/>
      </w:r>
      <w:r>
        <w:rPr>
          <w:color w:val="000000"/>
          <w:sz w:val="36"/>
          <w:szCs w:val="36"/>
          <w:lang w:bidi="hi-IN"/>
        </w:rPr>
        <w:tab/>
      </w:r>
      <w:r>
        <w:rPr>
          <w:color w:val="000000"/>
          <w:sz w:val="36"/>
          <w:szCs w:val="36"/>
          <w:lang w:bidi="hi-IN"/>
        </w:rPr>
        <w:tab/>
        <w:t>dEvatA - tvaShTA</w:t>
      </w:r>
    </w:p>
    <w:p w14:paraId="1D6CB4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tvaShTAq nakSha#tra-maqByE#ti ciqtrAM | suqBa(gm) sa#saM-~Myuvaqti(gm) rOca#mAnAM | 93</w:t>
      </w:r>
    </w:p>
    <w:p w14:paraId="6E59E83D"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niqvEqSaya#nnaq-mRutAqn martyA(gg)#Sca | </w:t>
      </w:r>
    </w:p>
    <w:p w14:paraId="0A2F5A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rUqpANi# piq(gm)qSan Buva#nAniq viSvA$ | </w:t>
      </w:r>
    </w:p>
    <w:p w14:paraId="559CBD4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tannaqstvaShTAq tadu# ciqtrA vica#ShTAM | tannakSha#traM BUriqdA a#stuq mahya$M | </w:t>
      </w:r>
    </w:p>
    <w:p w14:paraId="7916B36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tanna#H praqjAM ~MvIqrava#tI(gm) sanOtu | </w:t>
      </w:r>
    </w:p>
    <w:p w14:paraId="76EE13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gOBi#rnOq aSvaiq-ssama#naktu yaqj~jaM || 12</w:t>
      </w:r>
    </w:p>
    <w:p w14:paraId="266FB4B4" w14:textId="77777777" w:rsidR="001C5CC9" w:rsidRDefault="001C5CC9" w:rsidP="00BE419B">
      <w:pPr>
        <w:autoSpaceDE w:val="0"/>
        <w:autoSpaceDN w:val="0"/>
        <w:adjustRightInd w:val="0"/>
        <w:spacing w:after="0" w:line="240" w:lineRule="auto"/>
        <w:rPr>
          <w:color w:val="000000"/>
          <w:sz w:val="36"/>
          <w:szCs w:val="36"/>
          <w:lang w:bidi="hi-IN"/>
        </w:rPr>
      </w:pPr>
    </w:p>
    <w:p w14:paraId="267419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13.nakShatraM - svAtI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vAyuH</w:t>
      </w:r>
    </w:p>
    <w:p w14:paraId="4F0B17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vAqyur nakSha#tra-maqByE#tiq niShTyA$M | tiqgmaSRu#MgO vRuShaqBO rOru#vANaH | </w:t>
      </w:r>
    </w:p>
    <w:p w14:paraId="7780804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saqmIqrayaqn Buva#nA mAtaqriSvA$ | apaq dvEShA(gm)#si nudatAqmarA#tIH | 94</w:t>
      </w:r>
    </w:p>
    <w:p w14:paraId="17C5F7DE" w14:textId="4190FBDC"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 vAqy</w:t>
      </w:r>
      <w:r w:rsidR="00F14278">
        <w:rPr>
          <w:color w:val="000000"/>
          <w:sz w:val="36"/>
          <w:szCs w:val="36"/>
          <w:lang w:bidi="hi-IN"/>
        </w:rPr>
        <w:t>u</w:t>
      </w:r>
      <w:r>
        <w:rPr>
          <w:color w:val="000000"/>
          <w:sz w:val="36"/>
          <w:szCs w:val="36"/>
          <w:lang w:bidi="hi-IN"/>
        </w:rPr>
        <w:t xml:space="preserve">staduq niShTyA# SrRuNOtu | tannakSha#traM BUriqdA a#stuq mahya$M | </w:t>
      </w:r>
    </w:p>
    <w:p w14:paraId="20C2ABA2"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 dEqvAsOq anu# jAnantuq kAma$M | </w:t>
      </w:r>
    </w:p>
    <w:p w14:paraId="673F313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yathAq tarE#ma duriqtAniq viSvA$ || 13 </w:t>
      </w:r>
    </w:p>
    <w:p w14:paraId="7E5073E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14.nakShatraM - viSAKA</w:t>
      </w:r>
      <w:r>
        <w:rPr>
          <w:color w:val="000000"/>
          <w:sz w:val="36"/>
          <w:szCs w:val="36"/>
          <w:lang w:bidi="hi-IN"/>
        </w:rPr>
        <w:tab/>
      </w:r>
      <w:r>
        <w:rPr>
          <w:color w:val="000000"/>
          <w:sz w:val="36"/>
          <w:szCs w:val="36"/>
          <w:lang w:bidi="hi-IN"/>
        </w:rPr>
        <w:tab/>
      </w:r>
      <w:r>
        <w:rPr>
          <w:color w:val="000000"/>
          <w:sz w:val="36"/>
          <w:szCs w:val="36"/>
          <w:lang w:bidi="hi-IN"/>
        </w:rPr>
        <w:tab/>
        <w:t>dEvatA - indrAgnIH</w:t>
      </w:r>
    </w:p>
    <w:p w14:paraId="6F7C66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dUqra-maqsmacCatra#vO yantu BIqtAH | tadi#ndrAqgnI kRu#NutAqM tad viSA#KE | tannO# dEqvA anu#madantu yaqj~jaM | paqScAt puqrastAq-daBa#yannO astu | </w:t>
      </w:r>
    </w:p>
    <w:p w14:paraId="12864AED"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nakSha#trANAq-madhi#patnIq viSA#KE | </w:t>
      </w:r>
    </w:p>
    <w:p w14:paraId="44F527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SrEShThA#-vindrAqgnI Buva#nasya gOqpau | 95</w:t>
      </w:r>
    </w:p>
    <w:p w14:paraId="0BE856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viShU#caq-SSatrU#napaqbAdha#mAnau | apaqkShudha#-nnudatAqmarA#tiM | || 14 </w:t>
      </w:r>
    </w:p>
    <w:p w14:paraId="6B569C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15. paurNamAsi</w:t>
      </w:r>
    </w:p>
    <w:p w14:paraId="74C2F7F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pUqrNA paqScAduqta pUqrNA puqrastA$t | unma#dhyaqtaH pau$rNamAqsI ji#gAya | </w:t>
      </w:r>
    </w:p>
    <w:p w14:paraId="76AFC32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tasyA$M dEqvA adhi# saqm~Mvasa#ntaH | </w:t>
      </w:r>
    </w:p>
    <w:p w14:paraId="4FDDA1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uqttaqmE nAka# iqha mA#dayantAM | </w:t>
      </w:r>
    </w:p>
    <w:p w14:paraId="0482F35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pRuqthvI suqvarcA# yuvaqti-ssaqjOShA$H | pauqrNaqmAqsyuda#gAq-cCOBa#mAnA | </w:t>
      </w:r>
    </w:p>
    <w:p w14:paraId="2EBE836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AqpyAqya-ya#ntI duriqtAniq viSvA$ | uqruM duhAqM ya~Mja#mAnAya yaqj~jaM || 15/96 (26)</w:t>
      </w:r>
    </w:p>
    <w:p w14:paraId="5DC32F9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16.nakShatraM - anUrAdhA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mitraH</w:t>
      </w:r>
    </w:p>
    <w:p w14:paraId="2405069A"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RuqddhyAsma# haqvyair nama#sOpaqsadya# | </w:t>
      </w:r>
    </w:p>
    <w:p w14:paraId="6FDB008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miqtraM dEqvaM mi#traqdhEya#nnO astu | </w:t>
      </w:r>
    </w:p>
    <w:p w14:paraId="3FAF6EC4"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aqnUqrAqdhAn. haqviShA# vaqrddhaya#ntaH | </w:t>
      </w:r>
    </w:p>
    <w:p w14:paraId="483932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SaqtaM jI#vEma SaqradaqssavI#rAH | </w:t>
      </w:r>
    </w:p>
    <w:p w14:paraId="555884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ciqtraM-nakSha#traq-muda#gAt puqrastA$t | aqnUqrAqdhAsaq itiq yad vada#nti | </w:t>
      </w:r>
    </w:p>
    <w:p w14:paraId="3FDE764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tanmiqtra E#ti paqthiBi#r dEvaqyAnai$H | </w:t>
      </w:r>
    </w:p>
    <w:p w14:paraId="546BC88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hiqraqNyayaiqr vita#tai-raqntari#kShE || 16 </w:t>
      </w:r>
    </w:p>
    <w:p w14:paraId="45F9856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17.nakShatraM - jyEShThA</w:t>
      </w:r>
      <w:r>
        <w:rPr>
          <w:color w:val="000000"/>
          <w:sz w:val="36"/>
          <w:szCs w:val="36"/>
          <w:lang w:bidi="hi-IN"/>
        </w:rPr>
        <w:tab/>
        <w:t>dEvatA - indraH</w:t>
      </w:r>
    </w:p>
    <w:p w14:paraId="107F21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indrO$ jyEqShThA manuq nakSha#tramEti | yasmi#n vRuqtraM ~MvRu#traq tUryE# taqtAra# | 97</w:t>
      </w:r>
    </w:p>
    <w:p w14:paraId="783C97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tasmi#n vaqya-maqmRutaqM duhA#nAH | kShudha#ntarEmaq duri#tiqM duri#ShTiM | </w:t>
      </w:r>
    </w:p>
    <w:p w14:paraId="4795DA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puqraqndaqrAya# vRuShaqBAya# dhRuqShNavE$ | aShA#DhAyaq saha#mAnAya mIqDhuShE$ | </w:t>
      </w:r>
    </w:p>
    <w:p w14:paraId="5AF0B8A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 jyEqShThA madhu#maqdduhA#nA | </w:t>
      </w:r>
    </w:p>
    <w:p w14:paraId="5FE82B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uqruM kRu#NOtuq yaja#mAnAya lOqkaM || 17 </w:t>
      </w:r>
    </w:p>
    <w:p w14:paraId="68E7B7A4" w14:textId="77777777" w:rsidR="00BE419B" w:rsidRDefault="00BE419B" w:rsidP="00BE419B">
      <w:pPr>
        <w:autoSpaceDE w:val="0"/>
        <w:autoSpaceDN w:val="0"/>
        <w:adjustRightInd w:val="0"/>
        <w:spacing w:after="0" w:line="240" w:lineRule="auto"/>
        <w:rPr>
          <w:color w:val="000000"/>
          <w:sz w:val="36"/>
          <w:szCs w:val="36"/>
          <w:lang w:bidi="hi-IN"/>
        </w:rPr>
      </w:pPr>
    </w:p>
    <w:p w14:paraId="1C7D00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18.nakShatraM - mUlaM</w:t>
      </w:r>
      <w:r>
        <w:rPr>
          <w:color w:val="000000"/>
          <w:sz w:val="36"/>
          <w:szCs w:val="36"/>
          <w:lang w:bidi="hi-IN"/>
        </w:rPr>
        <w:tab/>
      </w:r>
      <w:r>
        <w:rPr>
          <w:color w:val="000000"/>
          <w:sz w:val="36"/>
          <w:szCs w:val="36"/>
          <w:lang w:bidi="hi-IN"/>
        </w:rPr>
        <w:tab/>
        <w:t>dEvatA - prajApatiH</w:t>
      </w:r>
    </w:p>
    <w:p w14:paraId="027C598D"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mUla#</w:t>
      </w:r>
      <w:proofErr w:type="gramEnd"/>
      <w:r>
        <w:rPr>
          <w:color w:val="000000"/>
          <w:sz w:val="36"/>
          <w:szCs w:val="36"/>
          <w:lang w:bidi="hi-IN"/>
        </w:rPr>
        <w:t>M praqjAM ~MvIqrava#tIM ~MvidEya | parA$cyEtuq nir.Ru#tiH parAqcA | gOBiqr nakSha#traM paqSuBiq-</w:t>
      </w:r>
      <w:r>
        <w:rPr>
          <w:color w:val="000000"/>
          <w:sz w:val="36"/>
          <w:szCs w:val="36"/>
          <w:lang w:bidi="hi-IN"/>
        </w:rPr>
        <w:lastRenderedPageBreak/>
        <w:t>ssama#ktaM | aha#r BUyAqd yaja#mAnAyaq mahya$M | 98</w:t>
      </w:r>
    </w:p>
    <w:p w14:paraId="7784273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aha#rnO aqdya su#viqtE da#dhAtu | </w:t>
      </w:r>
    </w:p>
    <w:p w14:paraId="23E1AD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mUlaqM nakSha#traqmitiq yad vada#nti | </w:t>
      </w:r>
    </w:p>
    <w:p w14:paraId="23DBE208" w14:textId="77777777" w:rsidR="001C5CC9"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parA#</w:t>
      </w:r>
      <w:proofErr w:type="gramEnd"/>
      <w:r>
        <w:rPr>
          <w:color w:val="000000"/>
          <w:sz w:val="36"/>
          <w:szCs w:val="36"/>
          <w:lang w:bidi="hi-IN"/>
        </w:rPr>
        <w:t xml:space="preserve">cIM ~MvAqcA nir.Ru#tiM nudAmi | </w:t>
      </w:r>
    </w:p>
    <w:p w14:paraId="457B05B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SiqvaM praqjAyai# Siqvama#stuq mahya$M || 18</w:t>
      </w:r>
    </w:p>
    <w:p w14:paraId="1B96981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19.nakShatraM - pUrvAShADhA</w:t>
      </w:r>
      <w:r>
        <w:rPr>
          <w:color w:val="000000"/>
          <w:sz w:val="36"/>
          <w:szCs w:val="36"/>
          <w:lang w:bidi="hi-IN"/>
        </w:rPr>
        <w:tab/>
        <w:t>dEvatA - ApaH</w:t>
      </w:r>
    </w:p>
    <w:p w14:paraId="7B5592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 diqvyA ApaqH paya#sA saMbaBUqvuH | yA aqntari#kSha uqta pArtthi#vIqryAH |</w:t>
      </w:r>
    </w:p>
    <w:p w14:paraId="1CD10BE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yAsA#maShAqDhA a#nuqyantiq kAma$M | tA naq ApaqH Sa(gg) syOqnA Ba#vantu |</w:t>
      </w:r>
      <w:r w:rsidR="001C5CC9">
        <w:rPr>
          <w:color w:val="000000"/>
          <w:sz w:val="36"/>
          <w:szCs w:val="36"/>
          <w:lang w:bidi="hi-IN"/>
        </w:rPr>
        <w:t xml:space="preserve"> </w:t>
      </w:r>
      <w:r>
        <w:rPr>
          <w:color w:val="000000"/>
          <w:sz w:val="36"/>
          <w:szCs w:val="36"/>
          <w:lang w:bidi="hi-IN"/>
        </w:rPr>
        <w:t xml:space="preserve">yAScaq kUpyAq yASca# nAqdyA$-ssamuqdriyA$H | yASca# vaiSaqntIruqta prA#saqcIryAH | 99 </w:t>
      </w:r>
    </w:p>
    <w:p w14:paraId="1AC2C7FB"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yAsA#maShAqDhA madhu# BaqkShaya#nti | </w:t>
      </w:r>
    </w:p>
    <w:p w14:paraId="3D7EB5F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 naq ApaqH Sa(gg) syOqnA Ba#vantu || 19 </w:t>
      </w:r>
    </w:p>
    <w:p w14:paraId="411766AC" w14:textId="77777777" w:rsidR="001C5CC9" w:rsidRDefault="001C5CC9" w:rsidP="00BE419B">
      <w:pPr>
        <w:autoSpaceDE w:val="0"/>
        <w:autoSpaceDN w:val="0"/>
        <w:adjustRightInd w:val="0"/>
        <w:spacing w:after="0" w:line="240" w:lineRule="auto"/>
        <w:rPr>
          <w:color w:val="000000"/>
          <w:sz w:val="36"/>
          <w:szCs w:val="36"/>
          <w:lang w:bidi="hi-IN"/>
        </w:rPr>
      </w:pPr>
    </w:p>
    <w:p w14:paraId="39CAB930" w14:textId="77777777" w:rsidR="001C5CC9" w:rsidRDefault="001C5CC9" w:rsidP="00BE419B">
      <w:pPr>
        <w:autoSpaceDE w:val="0"/>
        <w:autoSpaceDN w:val="0"/>
        <w:adjustRightInd w:val="0"/>
        <w:spacing w:after="0" w:line="240" w:lineRule="auto"/>
        <w:rPr>
          <w:color w:val="000000"/>
          <w:sz w:val="36"/>
          <w:szCs w:val="36"/>
          <w:lang w:bidi="hi-IN"/>
        </w:rPr>
      </w:pPr>
    </w:p>
    <w:p w14:paraId="312F4513" w14:textId="77777777" w:rsidR="001C5CC9" w:rsidRDefault="001C5CC9" w:rsidP="00BE419B">
      <w:pPr>
        <w:autoSpaceDE w:val="0"/>
        <w:autoSpaceDN w:val="0"/>
        <w:adjustRightInd w:val="0"/>
        <w:spacing w:after="0" w:line="240" w:lineRule="auto"/>
        <w:rPr>
          <w:color w:val="000000"/>
          <w:sz w:val="36"/>
          <w:szCs w:val="36"/>
          <w:lang w:bidi="hi-IN"/>
        </w:rPr>
      </w:pPr>
    </w:p>
    <w:p w14:paraId="7D79AD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20.nakShatraM - uttarAShADhA</w:t>
      </w:r>
      <w:r>
        <w:rPr>
          <w:color w:val="000000"/>
          <w:sz w:val="36"/>
          <w:szCs w:val="36"/>
          <w:lang w:bidi="hi-IN"/>
        </w:rPr>
        <w:tab/>
        <w:t xml:space="preserve">dEvatA - viSvEdEvaH </w:t>
      </w:r>
    </w:p>
    <w:p w14:paraId="3FF5E8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tannOq viSvEq upa# SRuNvantu dEqvAH | tada#ShAqDhA aqBi sam~Mya#ntu yaqj~jaM | </w:t>
      </w:r>
    </w:p>
    <w:p w14:paraId="57EA020A"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tannakSha#traM prathatAM paqSuBya#H | </w:t>
      </w:r>
    </w:p>
    <w:p w14:paraId="475D112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kRuqShir vRuqShTir yaja#mAnAya kalpatAM | </w:t>
      </w:r>
    </w:p>
    <w:p w14:paraId="5867BE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SuqBrAH kaqnyA# yuvaqtaya#-ssuqpESa#saH | kaqrmaqkRuta#-ssuqkRutO# vIqryA#vatIH | </w:t>
      </w:r>
    </w:p>
    <w:p w14:paraId="1F09594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viSvA$n dEqvAn. haqviShA# vaqrddhaya#ntIH | aqShAqDhAH kAmaq mupa#yAntu yaqj~jaM || 20/100</w:t>
      </w:r>
    </w:p>
    <w:p w14:paraId="44B26EA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21.nakShatraM - aBijida </w:t>
      </w:r>
      <w:r>
        <w:rPr>
          <w:color w:val="000000"/>
          <w:sz w:val="36"/>
          <w:szCs w:val="36"/>
          <w:lang w:bidi="hi-IN"/>
        </w:rPr>
        <w:tab/>
      </w:r>
      <w:r>
        <w:rPr>
          <w:color w:val="000000"/>
          <w:sz w:val="36"/>
          <w:szCs w:val="36"/>
          <w:lang w:bidi="hi-IN"/>
        </w:rPr>
        <w:tab/>
      </w:r>
      <w:r>
        <w:rPr>
          <w:color w:val="000000"/>
          <w:sz w:val="36"/>
          <w:szCs w:val="36"/>
          <w:lang w:bidi="hi-IN"/>
        </w:rPr>
        <w:tab/>
        <w:t>dEvatA - brahmA</w:t>
      </w:r>
    </w:p>
    <w:p w14:paraId="0C4CCF0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yasmiqn brahmAq&amp;Byaja#yaqth sarva#mEqtat | aqmu~jca# lOqka miqdamU#caq sarva$M| </w:t>
      </w:r>
    </w:p>
    <w:p w14:paraId="79AFBDEC"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tannOq nakSha#tra-maBiqjid viqjitya# | Sriya#M dadhAqtvahRu#NIyamAnaM | uqBau lOqkau brahma#NAq sa~jji#tEqmau | tannOq nakSha#tra-maBiqjid vica#ShTAM |</w:t>
      </w:r>
      <w:r w:rsidR="001C5CC9">
        <w:rPr>
          <w:color w:val="000000"/>
          <w:sz w:val="36"/>
          <w:szCs w:val="36"/>
          <w:lang w:bidi="hi-IN"/>
        </w:rPr>
        <w:t xml:space="preserve"> </w:t>
      </w:r>
      <w:r>
        <w:rPr>
          <w:color w:val="000000"/>
          <w:sz w:val="36"/>
          <w:szCs w:val="36"/>
          <w:lang w:bidi="hi-IN"/>
        </w:rPr>
        <w:t xml:space="preserve">tasmi#n vaqyaM pRuta#nAq ssaMja#yEma | </w:t>
      </w:r>
    </w:p>
    <w:p w14:paraId="6615FA4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 dEqvAsOq anu#jAnantuq kAma$M || 21</w:t>
      </w:r>
    </w:p>
    <w:p w14:paraId="742F2C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22.nakShatraM - SravaNaM</w:t>
      </w:r>
      <w:r>
        <w:rPr>
          <w:color w:val="000000"/>
          <w:sz w:val="36"/>
          <w:szCs w:val="36"/>
          <w:lang w:bidi="hi-IN"/>
        </w:rPr>
        <w:tab/>
      </w:r>
      <w:r>
        <w:rPr>
          <w:color w:val="000000"/>
          <w:sz w:val="36"/>
          <w:szCs w:val="36"/>
          <w:lang w:bidi="hi-IN"/>
        </w:rPr>
        <w:tab/>
        <w:t xml:space="preserve">dEvatA - viShNuH </w:t>
      </w:r>
    </w:p>
    <w:p w14:paraId="50D9078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SRuqNvanti# SrOqNA-maqmRuta#sya gOqpAM | puNyA#masyAq upa#SRuNOmiq vAca$M | 101</w:t>
      </w:r>
    </w:p>
    <w:p w14:paraId="3102BFF4"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maqhIM dEqvIM ~MviShNu#patnI majUqryAM | </w:t>
      </w:r>
    </w:p>
    <w:p w14:paraId="518ABB6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praqtIcI# mEnA(gm) haqviShA# yajAmaH | </w:t>
      </w:r>
    </w:p>
    <w:p w14:paraId="5244F88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trEqdhA viShNu#-rurugAqyO vica#kramE | </w:t>
      </w:r>
    </w:p>
    <w:p w14:paraId="3AFF01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maqhIM diva#M pRuthiqvI-maqntari#kShaM |</w:t>
      </w:r>
    </w:p>
    <w:p w14:paraId="63F4D6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tacCrOqNaitiq Srava#-iqcCamA#nA | puNyaq(gg)q SlOkaqM ~Myaja#mAnAya kRuNvaqtI || 22 </w:t>
      </w:r>
    </w:p>
    <w:p w14:paraId="42C7CD3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23.nakShatraM - SraviShTA</w:t>
      </w:r>
      <w:r>
        <w:rPr>
          <w:color w:val="000000"/>
          <w:sz w:val="36"/>
          <w:szCs w:val="36"/>
          <w:lang w:bidi="hi-IN"/>
        </w:rPr>
        <w:tab/>
      </w:r>
      <w:r>
        <w:rPr>
          <w:color w:val="000000"/>
          <w:sz w:val="36"/>
          <w:szCs w:val="36"/>
          <w:lang w:bidi="hi-IN"/>
        </w:rPr>
        <w:tab/>
        <w:t>dEvatA - vasavaH</w:t>
      </w:r>
    </w:p>
    <w:p w14:paraId="0617876D"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aqShTau dEqvA vasa#vassOqmyAsa#H | </w:t>
      </w:r>
    </w:p>
    <w:p w14:paraId="4FB3240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cata#srO dEqvI raqjarAqH Sravi#ShThAH | </w:t>
      </w:r>
    </w:p>
    <w:p w14:paraId="267A330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 yaqj~jaM pA$ntuq raja#saH paqrastA$t | saqm~MvaqthsaqrINa#-maqmRuta(gg)# svaqsti | 102</w:t>
      </w:r>
    </w:p>
    <w:p w14:paraId="390471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yaqj~jaM na#H pAntuq vasa#vaH puqrastA$t | daqkShiqNaqtO#-&amp;Biya#ntuq Sravi#ShThAH | </w:t>
      </w:r>
    </w:p>
    <w:p w14:paraId="7A833328"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puNyaqnnakSha#tramaqBi sam~Mvi#SAma | </w:t>
      </w:r>
    </w:p>
    <w:p w14:paraId="164E88C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 nOq arA#ti-raqGaSaq(gm)q sAgann# || 23</w:t>
      </w:r>
    </w:p>
    <w:p w14:paraId="5DE329AA" w14:textId="77777777" w:rsidR="00BE419B" w:rsidRDefault="00BE419B" w:rsidP="00BE419B">
      <w:pPr>
        <w:autoSpaceDE w:val="0"/>
        <w:autoSpaceDN w:val="0"/>
        <w:adjustRightInd w:val="0"/>
        <w:spacing w:after="0" w:line="240" w:lineRule="auto"/>
        <w:rPr>
          <w:color w:val="000000"/>
          <w:sz w:val="36"/>
          <w:szCs w:val="36"/>
          <w:lang w:bidi="hi-IN"/>
        </w:rPr>
      </w:pPr>
    </w:p>
    <w:p w14:paraId="6EC24EF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24.nakShatraM - SataBiShak</w:t>
      </w:r>
      <w:r>
        <w:rPr>
          <w:color w:val="000000"/>
          <w:sz w:val="36"/>
          <w:szCs w:val="36"/>
          <w:lang w:bidi="hi-IN"/>
        </w:rPr>
        <w:tab/>
      </w:r>
      <w:r>
        <w:rPr>
          <w:color w:val="000000"/>
          <w:sz w:val="36"/>
          <w:szCs w:val="36"/>
          <w:lang w:bidi="hi-IN"/>
        </w:rPr>
        <w:tab/>
        <w:t>dEvatA - varuNaH</w:t>
      </w:r>
    </w:p>
    <w:p w14:paraId="2F5D909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kShaqtrasyaq rAjAq varu#NO&amp;dhirAqjaH | nakSha#trANA(gm) SaqtaBi#Shaqg vasi#ShThaH | </w:t>
      </w:r>
    </w:p>
    <w:p w14:paraId="33809F6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tau dEqvEBya#H kRuNutO dIqrGamAyu#H | Saqta(gm) saqhasrA# BEShaqjAni# dhattaH | </w:t>
      </w:r>
    </w:p>
    <w:p w14:paraId="686F6B1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yaqj~jannOq rAjAq varu#Naq upa#yAtu | </w:t>
      </w:r>
    </w:p>
    <w:p w14:paraId="156C07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tannOq viSvE# aqBisam~Mya#ntu dEqvAH | 103</w:t>
      </w:r>
    </w:p>
    <w:p w14:paraId="6C752B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tannOq nakSha#tra(gm) SaqtaBi#Shag juShAqNaM | dIqrGamAyuqH prati#rad BEShaqjAni# || 24 </w:t>
      </w:r>
    </w:p>
    <w:p w14:paraId="662124B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25.nakShatraM - pUrvaprOShThapadA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ajayEkapAdaH</w:t>
      </w:r>
    </w:p>
    <w:p w14:paraId="208B43F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aqja Eka#pAq-duda#gAt puqrastA$t | </w:t>
      </w:r>
    </w:p>
    <w:p w14:paraId="19BA7A3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viSvA# BUqtAni# pratiq mOda#mAnaH | </w:t>
      </w:r>
    </w:p>
    <w:p w14:paraId="21EFB85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 dEqvAH pra#saqvaM ~Mya#ntiq sarvE$ | prOqShThaqpaqdAsO# aqmRuta#sya gOqpAH | </w:t>
      </w:r>
    </w:p>
    <w:p w14:paraId="047FE76E"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viqBrAja#mAna-ssamidhAqna uqgraH | </w:t>
      </w:r>
    </w:p>
    <w:p w14:paraId="39DE2A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A&amp;ntari#kSha-maruhaqda-gaqndyAM | </w:t>
      </w:r>
    </w:p>
    <w:p w14:paraId="1B04B13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ta(gm) sUrya#M dEqva-maqjamEka#pAdaM | prOqShThaqpaqdAsOq anu#yantiq sarvE$ || 25 / 104</w:t>
      </w:r>
    </w:p>
    <w:p w14:paraId="1E0EDBD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26.nakShatraM - uttaraprOShThapadA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dEvatA - ahirbuddhniyaH</w:t>
      </w:r>
    </w:p>
    <w:p w14:paraId="3B150A5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ahi# rbuqddhniyaqH pratha#mAna Eti | </w:t>
      </w:r>
    </w:p>
    <w:p w14:paraId="313B9F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dEqvAnA#muqta mAnu#ShANAM | </w:t>
      </w:r>
    </w:p>
    <w:p w14:paraId="5767910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taM brA$hmaqNA-ssO#maqpA-ssOqmyAsa#H | prOqShThaqpaqdAsO# aqBira#kShantiq sarvE$ | </w:t>
      </w:r>
    </w:p>
    <w:p w14:paraId="3B343D9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caqtvAraq Eka#maqBi karma# dEqvAH | prOqShThaqpaqdAsaq itiq yAn. vada#nti | </w:t>
      </w:r>
    </w:p>
    <w:p w14:paraId="5E2CC27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buqddhaniya#M pariqShadya(gg)# stuqvanta#H | ahi(gm)# rakShantiq nama#sOpaqsadya# || 26 </w:t>
      </w:r>
    </w:p>
    <w:p w14:paraId="762C666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27.nakShatraM - rEvatI</w:t>
      </w:r>
      <w:r>
        <w:rPr>
          <w:color w:val="000000"/>
          <w:sz w:val="36"/>
          <w:szCs w:val="36"/>
          <w:lang w:bidi="hi-IN"/>
        </w:rPr>
        <w:tab/>
      </w:r>
      <w:r>
        <w:rPr>
          <w:color w:val="000000"/>
          <w:sz w:val="36"/>
          <w:szCs w:val="36"/>
          <w:lang w:bidi="hi-IN"/>
        </w:rPr>
        <w:tab/>
      </w:r>
      <w:r>
        <w:rPr>
          <w:color w:val="000000"/>
          <w:sz w:val="36"/>
          <w:szCs w:val="36"/>
          <w:lang w:bidi="hi-IN"/>
        </w:rPr>
        <w:tab/>
        <w:t>dEvatA - pUShA</w:t>
      </w:r>
    </w:p>
    <w:p w14:paraId="2061793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pUqShA rEqvatyanvE#tiq panthA$M | puqShTiqpatI# paSuqpA vAja#bastyau | 105</w:t>
      </w:r>
    </w:p>
    <w:p w14:paraId="5673761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iqmAni# haqvyA praya#tA juShAqNA | </w:t>
      </w:r>
    </w:p>
    <w:p w14:paraId="26852A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suqgairnOq yAnaiqrupa#yAtAM ~Myaqj~jaM | </w:t>
      </w:r>
    </w:p>
    <w:p w14:paraId="5DAF6BBE"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kShuqdrAn paqSUn ra#kShatu rEqvatI# naH | </w:t>
      </w:r>
    </w:p>
    <w:p w14:paraId="2DC533B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gAvO# nOq aSvAq(gm)q anvE#tu pUqShA | </w:t>
      </w:r>
    </w:p>
    <w:p w14:paraId="015E99B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annaq(gm)q rakSha#ntau bahuqqdhA virU#paM | vAja(gm)# sanutAqM ~Myaja#mAnAya yaqj~jaM || 27</w:t>
      </w:r>
    </w:p>
    <w:p w14:paraId="253C33A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28 nakShatraM - aSvinI</w:t>
      </w:r>
      <w:r>
        <w:rPr>
          <w:color w:val="000000"/>
          <w:sz w:val="36"/>
          <w:szCs w:val="36"/>
          <w:lang w:bidi="hi-IN"/>
        </w:rPr>
        <w:tab/>
      </w:r>
      <w:r>
        <w:rPr>
          <w:color w:val="000000"/>
          <w:sz w:val="36"/>
          <w:szCs w:val="36"/>
          <w:lang w:bidi="hi-IN"/>
        </w:rPr>
        <w:tab/>
      </w:r>
      <w:r>
        <w:rPr>
          <w:color w:val="000000"/>
          <w:sz w:val="36"/>
          <w:szCs w:val="36"/>
          <w:lang w:bidi="hi-IN"/>
        </w:rPr>
        <w:tab/>
        <w:t>dEvatA - aSvinI dEva</w:t>
      </w:r>
    </w:p>
    <w:p w14:paraId="1196B1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tadaqSvinA#-vaSvaqyujOpa#yAtAM | SuBaq~ggami#ShThau suqyamE#BiqraSvai$H | </w:t>
      </w:r>
    </w:p>
    <w:p w14:paraId="5D3702D9"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svannakSha#tra(gm) haqviShAq yaja#ntau | </w:t>
      </w:r>
    </w:p>
    <w:p w14:paraId="22752F6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madhvAq saMpRu#ktauq yaju#ShAq sama#ktau | 106</w:t>
      </w:r>
    </w:p>
    <w:p w14:paraId="04A8B8F2"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yau dEqvAnA$M BiqShajau# havyavAqhau | </w:t>
      </w:r>
    </w:p>
    <w:p w14:paraId="57CBE1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viSva#sya dUqtA-vaqmRuta#sya gOqpau | </w:t>
      </w:r>
    </w:p>
    <w:p w14:paraId="439D617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tau nakSha#traM-jujuShAqNO-pa#yAtAM | namOq&amp;SviByA$M kRuNumO-&amp;SvaqyugByA$M || 28</w:t>
      </w:r>
    </w:p>
    <w:p w14:paraId="07B023B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29.nakShatraM - apaBaraNI</w:t>
      </w:r>
      <w:r>
        <w:rPr>
          <w:color w:val="000000"/>
          <w:sz w:val="36"/>
          <w:szCs w:val="36"/>
          <w:lang w:bidi="hi-IN"/>
        </w:rPr>
        <w:tab/>
      </w:r>
      <w:r>
        <w:rPr>
          <w:color w:val="000000"/>
          <w:sz w:val="36"/>
          <w:szCs w:val="36"/>
          <w:lang w:bidi="hi-IN"/>
        </w:rPr>
        <w:tab/>
        <w:t>dEvatA - yamaH</w:t>
      </w:r>
    </w:p>
    <w:p w14:paraId="0B56DA0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apa# pAqpmAnaqM Bara#NIr Barantu | tad yaqmO rAjAq Baga#vAqnq. vica#ShTAM | lOqkasyaq rAjA# mahaqtO maqhAn. hi | suqgannaqH panthAqmaBa#yaM kRuNOtu | </w:t>
      </w:r>
    </w:p>
    <w:p w14:paraId="1DF721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yasmiqn nakSha#trE yaqma Etiq rAjA$ | yasmi#nnEna-maqByaShi#Mcanta dEqvAH |</w:t>
      </w:r>
      <w:r w:rsidR="001C5CC9">
        <w:rPr>
          <w:color w:val="000000"/>
          <w:sz w:val="36"/>
          <w:szCs w:val="36"/>
          <w:lang w:bidi="hi-IN"/>
        </w:rPr>
        <w:t xml:space="preserve"> </w:t>
      </w:r>
      <w:r>
        <w:rPr>
          <w:color w:val="000000"/>
          <w:sz w:val="36"/>
          <w:szCs w:val="36"/>
          <w:lang w:bidi="hi-IN"/>
        </w:rPr>
        <w:t xml:space="preserve">tada#sya ciqtra(gm) haqviShA# yajAma | apa# pAqpmAnaqM Bara#NIr Barantu || 29 </w:t>
      </w:r>
    </w:p>
    <w:p w14:paraId="2CC829C1" w14:textId="77777777" w:rsidR="00BE419B" w:rsidRDefault="00BE419B" w:rsidP="00BE419B">
      <w:pPr>
        <w:autoSpaceDE w:val="0"/>
        <w:autoSpaceDN w:val="0"/>
        <w:adjustRightInd w:val="0"/>
        <w:spacing w:after="0" w:line="240" w:lineRule="auto"/>
        <w:rPr>
          <w:color w:val="000000"/>
          <w:sz w:val="36"/>
          <w:szCs w:val="36"/>
          <w:lang w:bidi="hi-IN"/>
        </w:rPr>
      </w:pPr>
    </w:p>
    <w:p w14:paraId="15F6AEB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30.amAvAsi</w:t>
      </w:r>
    </w:p>
    <w:p w14:paraId="3398DDD9" w14:textId="4575B2AD" w:rsidR="00BE419B" w:rsidRDefault="00DF221B" w:rsidP="00BE419B">
      <w:pPr>
        <w:autoSpaceDE w:val="0"/>
        <w:autoSpaceDN w:val="0"/>
        <w:adjustRightInd w:val="0"/>
        <w:spacing w:after="0" w:line="240" w:lineRule="auto"/>
        <w:rPr>
          <w:color w:val="000000"/>
          <w:sz w:val="36"/>
          <w:szCs w:val="36"/>
          <w:lang w:bidi="hi-IN"/>
        </w:rPr>
      </w:pPr>
      <w:ins w:id="72" w:author="Microsoft account" w:date="2026-09-20T09:22:00Z">
        <w:r>
          <w:rPr>
            <w:color w:val="000000"/>
            <w:sz w:val="36"/>
            <w:szCs w:val="36"/>
            <w:lang w:bidi="hi-IN"/>
          </w:rPr>
          <w:t>&lt;i&gt;</w:t>
        </w:r>
      </w:ins>
      <w:r w:rsidR="00BE419B">
        <w:rPr>
          <w:color w:val="000000"/>
          <w:sz w:val="36"/>
          <w:szCs w:val="36"/>
          <w:lang w:bidi="hi-IN"/>
        </w:rPr>
        <w:t xml:space="preserve">niqvESa#nIq yattE# dEqvA ada#dhuH </w:t>
      </w:r>
      <w:ins w:id="73" w:author="Microsoft account" w:date="2026-09-20T09:23:00Z">
        <w:r>
          <w:rPr>
            <w:color w:val="000000"/>
            <w:sz w:val="36"/>
            <w:szCs w:val="36"/>
            <w:lang w:bidi="hi-IN"/>
          </w:rPr>
          <w:t>&lt;/i&gt;</w:t>
        </w:r>
      </w:ins>
      <w:r w:rsidR="00BE419B">
        <w:rPr>
          <w:color w:val="000000"/>
          <w:sz w:val="36"/>
          <w:szCs w:val="36"/>
          <w:lang w:bidi="hi-IN"/>
        </w:rPr>
        <w:t>|</w:t>
      </w:r>
    </w:p>
    <w:p w14:paraId="0A8398FD" w14:textId="77777777" w:rsidR="00BE419B" w:rsidRDefault="00BE419B" w:rsidP="00BE419B">
      <w:pPr>
        <w:autoSpaceDE w:val="0"/>
        <w:autoSpaceDN w:val="0"/>
        <w:adjustRightInd w:val="0"/>
        <w:spacing w:after="0" w:line="240" w:lineRule="auto"/>
        <w:rPr>
          <w:color w:val="000000"/>
          <w:sz w:val="36"/>
          <w:szCs w:val="36"/>
          <w:lang w:bidi="hi-IN"/>
        </w:rPr>
      </w:pPr>
    </w:p>
    <w:p w14:paraId="7590DC8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 the concised Mantra given in “italics” above.</w:t>
      </w:r>
    </w:p>
    <w:p w14:paraId="51681C5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22147A4B" w14:textId="77777777" w:rsidR="00BE419B" w:rsidRDefault="00BE419B" w:rsidP="00BE419B">
      <w:pPr>
        <w:autoSpaceDE w:val="0"/>
        <w:autoSpaceDN w:val="0"/>
        <w:adjustRightInd w:val="0"/>
        <w:spacing w:after="0" w:line="240" w:lineRule="auto"/>
        <w:rPr>
          <w:color w:val="000000"/>
          <w:sz w:val="36"/>
          <w:szCs w:val="36"/>
          <w:lang w:bidi="hi-IN"/>
        </w:rPr>
      </w:pPr>
    </w:p>
    <w:p w14:paraId="06A461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niqvESa#nI saq~ggama#nIq vasU#nAqM ~MviSvA# rUqpANiq vasU$nyA-vEqSaya#ntI | </w:t>
      </w:r>
    </w:p>
    <w:p w14:paraId="6B43AF7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saqhaqsraqpOqSha(gm) suqBagAq rarA#NAq sA naq Agaqn varca#sA sama~MvidAqnA |  </w:t>
      </w:r>
    </w:p>
    <w:p w14:paraId="1EAF59F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yattE# dEqvA ada#dhur BAgaqdhEyaq-mamA#vAsyE saqm~Mvasa#ntO mahiqtvA | </w:t>
      </w:r>
    </w:p>
    <w:p w14:paraId="481B75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nO# yaqj~jaM pi#pRuhi viSvavArE raqyinnO# dhEhi suBagE suqvIra$M || 30/107 (27)</w:t>
      </w:r>
    </w:p>
    <w:p w14:paraId="606869DE" w14:textId="77777777" w:rsidR="00BE419B" w:rsidRDefault="00BE419B" w:rsidP="00BE419B">
      <w:pPr>
        <w:autoSpaceDE w:val="0"/>
        <w:autoSpaceDN w:val="0"/>
        <w:adjustRightInd w:val="0"/>
        <w:spacing w:after="0" w:line="240" w:lineRule="auto"/>
        <w:rPr>
          <w:color w:val="000000"/>
          <w:sz w:val="36"/>
          <w:szCs w:val="36"/>
          <w:lang w:bidi="hi-IN"/>
        </w:rPr>
      </w:pPr>
    </w:p>
    <w:p w14:paraId="20B25A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 3.5.1.1</w:t>
      </w:r>
    </w:p>
    <w:p w14:paraId="75437C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31.candramA</w:t>
      </w:r>
    </w:p>
    <w:p w14:paraId="390C659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navO# navO Bavatiq jAya#mAnOq yamA#diqtyA aq(gm)qSumA$-pyAqyaya#nti |</w:t>
      </w:r>
    </w:p>
    <w:p w14:paraId="2BA1132A" w14:textId="77777777" w:rsidR="00BE419B" w:rsidRDefault="00BE419B" w:rsidP="00BE419B">
      <w:pPr>
        <w:autoSpaceDE w:val="0"/>
        <w:autoSpaceDN w:val="0"/>
        <w:adjustRightInd w:val="0"/>
        <w:spacing w:after="0" w:line="240" w:lineRule="auto"/>
        <w:rPr>
          <w:color w:val="000000"/>
          <w:sz w:val="36"/>
          <w:szCs w:val="36"/>
          <w:lang w:bidi="hi-IN"/>
        </w:rPr>
      </w:pPr>
    </w:p>
    <w:p w14:paraId="5D69018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 the concised Mantra given in “italics” above.</w:t>
      </w:r>
    </w:p>
    <w:p w14:paraId="206C9E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021C2EEC" w14:textId="77777777" w:rsidR="00BE419B" w:rsidRDefault="00BE419B" w:rsidP="00BE419B">
      <w:pPr>
        <w:autoSpaceDE w:val="0"/>
        <w:autoSpaceDN w:val="0"/>
        <w:adjustRightInd w:val="0"/>
        <w:spacing w:after="0" w:line="240" w:lineRule="auto"/>
        <w:rPr>
          <w:color w:val="000000"/>
          <w:sz w:val="36"/>
          <w:szCs w:val="36"/>
          <w:lang w:bidi="hi-IN"/>
        </w:rPr>
      </w:pPr>
    </w:p>
    <w:p w14:paraId="0E40D38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navO# navO Bavatiq jAya#mAqnA&amp;hnA$M kEqtu-ruqShasA# mEqtyagrE$ |</w:t>
      </w:r>
    </w:p>
    <w:p w14:paraId="67FE9F1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BAqgaM dEqvEByOq vida#dhAtyAqyan pracaqndramA$stirati dIqrGamAyu#H |</w:t>
      </w:r>
    </w:p>
    <w:p w14:paraId="2E29C158" w14:textId="77777777" w:rsidR="00BE419B" w:rsidRDefault="00BE419B" w:rsidP="00BE419B">
      <w:pPr>
        <w:autoSpaceDE w:val="0"/>
        <w:autoSpaceDN w:val="0"/>
        <w:adjustRightInd w:val="0"/>
        <w:spacing w:after="0" w:line="240" w:lineRule="auto"/>
        <w:rPr>
          <w:color w:val="000000"/>
          <w:sz w:val="36"/>
          <w:szCs w:val="36"/>
          <w:lang w:bidi="hi-IN"/>
        </w:rPr>
      </w:pPr>
    </w:p>
    <w:p w14:paraId="12EB29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yamA#diqtyA aq(gm)qSumA$pyAqyaya#ntiq yamakShi#taq-makShi#tayaqH piba#nti |</w:t>
      </w:r>
    </w:p>
    <w:p w14:paraId="6298A0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tEna# nOq rAjAq varu#NOq bRuhaqspatiq rApyA#yayantuq Buva#nasya gOqpAH |</w:t>
      </w:r>
    </w:p>
    <w:p w14:paraId="145B14E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 2.4.14.1</w:t>
      </w:r>
    </w:p>
    <w:p w14:paraId="053DBC23" w14:textId="77777777" w:rsidR="00BE419B" w:rsidRDefault="00BE419B" w:rsidP="00BE419B">
      <w:pPr>
        <w:autoSpaceDE w:val="0"/>
        <w:autoSpaceDN w:val="0"/>
        <w:adjustRightInd w:val="0"/>
        <w:spacing w:after="0" w:line="240" w:lineRule="auto"/>
        <w:rPr>
          <w:color w:val="000000"/>
          <w:sz w:val="36"/>
          <w:szCs w:val="36"/>
          <w:lang w:bidi="hi-IN"/>
        </w:rPr>
      </w:pPr>
    </w:p>
    <w:p w14:paraId="2C6732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32. ahO rAtra</w:t>
      </w:r>
    </w:p>
    <w:p w14:paraId="0E0943A7"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virU#pEq sama#nasA saqm~Mvyaya#ntI | </w:t>
      </w:r>
    </w:p>
    <w:p w14:paraId="1475076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saqmAqnaM tantu#M paritA-taqnAtE$ |</w:t>
      </w:r>
    </w:p>
    <w:p w14:paraId="68A9DAEC"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viqBU praqBU a#nuqBU viqSvatO# huvE | </w:t>
      </w:r>
    </w:p>
    <w:p w14:paraId="57408E2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tE nOq nakSha#trEq havaqmAga#mEtaM |</w:t>
      </w:r>
    </w:p>
    <w:p w14:paraId="6299BEF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vaqyaM dEqvI brahma#NA sam~MvidAqnAH | suqratnA#sO dEqvavI#tiqM dadhA#nAH | 108</w:t>
      </w:r>
    </w:p>
    <w:p w14:paraId="3F3FD2F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aqhOqrAqtrE haqviShA# vaqrddhaya#ntaH | </w:t>
      </w:r>
    </w:p>
    <w:p w14:paraId="0E8C066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ati# pAqpmAnaq-mati#muktyA gamEma || </w:t>
      </w:r>
    </w:p>
    <w:p w14:paraId="23D212F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33. uShA</w:t>
      </w:r>
    </w:p>
    <w:p w14:paraId="4D2ED5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pratyu#va dRuSyAyaqtI | vyuqcCantI# duhiqtA diqvaH | </w:t>
      </w:r>
    </w:p>
    <w:p w14:paraId="18D23F37" w14:textId="050CC0DB"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aqpO maqhI vRu#NutEq cakShu#ShA | tamOq jyOti#Sh-kRuNOti sUqnarI$ |</w:t>
      </w:r>
      <w:r w:rsidR="001C5CC9">
        <w:rPr>
          <w:color w:val="000000"/>
          <w:sz w:val="36"/>
          <w:szCs w:val="36"/>
          <w:lang w:bidi="hi-IN"/>
        </w:rPr>
        <w:t xml:space="preserve"> </w:t>
      </w:r>
      <w:r>
        <w:rPr>
          <w:color w:val="000000"/>
          <w:sz w:val="36"/>
          <w:szCs w:val="36"/>
          <w:lang w:bidi="hi-IN"/>
        </w:rPr>
        <w:t>uduqsriyA$</w:t>
      </w:r>
      <w:r w:rsidR="00F14278">
        <w:rPr>
          <w:color w:val="000000"/>
          <w:sz w:val="36"/>
          <w:szCs w:val="36"/>
          <w:lang w:bidi="hi-IN"/>
        </w:rPr>
        <w:t xml:space="preserve"> </w:t>
      </w:r>
      <w:r>
        <w:rPr>
          <w:color w:val="000000"/>
          <w:sz w:val="36"/>
          <w:szCs w:val="36"/>
          <w:lang w:bidi="hi-IN"/>
        </w:rPr>
        <w:t xml:space="preserve">ssacatEq sUrya#H | </w:t>
      </w:r>
      <w:r w:rsidR="00572FC5">
        <w:rPr>
          <w:color w:val="000000"/>
          <w:sz w:val="36"/>
          <w:szCs w:val="36"/>
          <w:lang w:bidi="hi-IN"/>
        </w:rPr>
        <w:br/>
      </w:r>
      <w:r>
        <w:rPr>
          <w:color w:val="000000"/>
          <w:sz w:val="36"/>
          <w:szCs w:val="36"/>
          <w:lang w:bidi="hi-IN"/>
        </w:rPr>
        <w:t>sa cA# uqdyannakSha#tra marciqmat |</w:t>
      </w:r>
      <w:r w:rsidR="001C5CC9">
        <w:rPr>
          <w:color w:val="000000"/>
          <w:sz w:val="36"/>
          <w:szCs w:val="36"/>
          <w:lang w:bidi="hi-IN"/>
        </w:rPr>
        <w:t xml:space="preserve"> </w:t>
      </w:r>
      <w:r>
        <w:rPr>
          <w:color w:val="000000"/>
          <w:sz w:val="36"/>
          <w:szCs w:val="36"/>
          <w:lang w:bidi="hi-IN"/>
        </w:rPr>
        <w:t>tavE du#ShOq vyuShiq sUrya#sya ca | saMBaqktEna# gamEmahi || 109</w:t>
      </w:r>
    </w:p>
    <w:p w14:paraId="54CFF174" w14:textId="77777777" w:rsidR="00BE419B" w:rsidRDefault="00BE419B" w:rsidP="00BE419B">
      <w:pPr>
        <w:autoSpaceDE w:val="0"/>
        <w:autoSpaceDN w:val="0"/>
        <w:adjustRightInd w:val="0"/>
        <w:spacing w:after="0" w:line="240" w:lineRule="auto"/>
        <w:rPr>
          <w:color w:val="000000"/>
          <w:sz w:val="36"/>
          <w:szCs w:val="36"/>
          <w:lang w:bidi="hi-IN"/>
        </w:rPr>
      </w:pPr>
    </w:p>
    <w:p w14:paraId="486ECC2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34. nakShatraH </w:t>
      </w:r>
    </w:p>
    <w:p w14:paraId="5D99D16C" w14:textId="3791B1BB"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tannOq nakSha#tra marciqmat | BAqnuqmattEja# uqc</w:t>
      </w:r>
      <w:r w:rsidR="00CB1865">
        <w:rPr>
          <w:color w:val="000000"/>
          <w:sz w:val="36"/>
          <w:szCs w:val="36"/>
          <w:lang w:bidi="hi-IN"/>
        </w:rPr>
        <w:t>c</w:t>
      </w:r>
      <w:r>
        <w:rPr>
          <w:color w:val="000000"/>
          <w:sz w:val="36"/>
          <w:szCs w:val="36"/>
          <w:lang w:bidi="hi-IN"/>
        </w:rPr>
        <w:t>ara#t |</w:t>
      </w:r>
      <w:r w:rsidR="001C5CC9">
        <w:rPr>
          <w:color w:val="000000"/>
          <w:sz w:val="36"/>
          <w:szCs w:val="36"/>
          <w:lang w:bidi="hi-IN"/>
        </w:rPr>
        <w:t xml:space="preserve"> </w:t>
      </w:r>
      <w:r>
        <w:rPr>
          <w:color w:val="000000"/>
          <w:sz w:val="36"/>
          <w:szCs w:val="36"/>
          <w:lang w:bidi="hi-IN"/>
        </w:rPr>
        <w:t xml:space="preserve">upa# yaqj~jamiqhAga#mat | pranakSha#trAya dEqvAya# | indrAqyEndu(gm)# havAmahE | </w:t>
      </w:r>
    </w:p>
    <w:p w14:paraId="7104085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 na# ssaviqtA su#vath saqniM | puqShTiqdAM ~MvIqrava#ttamaM ||</w:t>
      </w:r>
    </w:p>
    <w:p w14:paraId="42C16905" w14:textId="77777777" w:rsidR="001C5CC9" w:rsidRDefault="001C5CC9" w:rsidP="00BE419B">
      <w:pPr>
        <w:autoSpaceDE w:val="0"/>
        <w:autoSpaceDN w:val="0"/>
        <w:adjustRightInd w:val="0"/>
        <w:spacing w:after="0" w:line="240" w:lineRule="auto"/>
        <w:rPr>
          <w:color w:val="000000"/>
          <w:sz w:val="36"/>
          <w:szCs w:val="36"/>
          <w:lang w:bidi="hi-IN"/>
        </w:rPr>
      </w:pPr>
    </w:p>
    <w:p w14:paraId="10E6B64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35. sUryaH</w:t>
      </w:r>
    </w:p>
    <w:p w14:paraId="7DEB13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uduqtyaM ciqtraM || </w:t>
      </w:r>
    </w:p>
    <w:p w14:paraId="3E4BF307" w14:textId="77777777" w:rsidR="00BE419B" w:rsidRDefault="00BE419B" w:rsidP="00BE419B">
      <w:pPr>
        <w:autoSpaceDE w:val="0"/>
        <w:autoSpaceDN w:val="0"/>
        <w:adjustRightInd w:val="0"/>
        <w:spacing w:after="0" w:line="240" w:lineRule="auto"/>
        <w:rPr>
          <w:color w:val="000000"/>
          <w:sz w:val="36"/>
          <w:szCs w:val="36"/>
          <w:lang w:bidi="hi-IN"/>
        </w:rPr>
      </w:pPr>
    </w:p>
    <w:p w14:paraId="02B71E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 the concised Mantra given in “italics” above.</w:t>
      </w:r>
      <w:r w:rsidR="001C5CC9">
        <w:rPr>
          <w:color w:val="000000"/>
          <w:sz w:val="36"/>
          <w:szCs w:val="36"/>
          <w:lang w:bidi="hi-IN"/>
        </w:rPr>
        <w:t xml:space="preserve"> </w:t>
      </w:r>
      <w:r>
        <w:rPr>
          <w:color w:val="000000"/>
          <w:sz w:val="36"/>
          <w:szCs w:val="36"/>
          <w:lang w:bidi="hi-IN"/>
        </w:rPr>
        <w:t xml:space="preserve">This concised Mantra is formed by adding the First word/part from the first part of the first </w:t>
      </w:r>
      <w:proofErr w:type="gramStart"/>
      <w:r>
        <w:rPr>
          <w:color w:val="000000"/>
          <w:sz w:val="36"/>
          <w:szCs w:val="36"/>
          <w:lang w:bidi="hi-IN"/>
        </w:rPr>
        <w:t>para ,</w:t>
      </w:r>
      <w:proofErr w:type="gramEnd"/>
      <w:r>
        <w:rPr>
          <w:color w:val="000000"/>
          <w:sz w:val="36"/>
          <w:szCs w:val="36"/>
          <w:lang w:bidi="hi-IN"/>
        </w:rPr>
        <w:t xml:space="preserve"> 2nd word /part from first part of Second para of Full Mantra which is given below. Add the Underlined words of the full Mantra to arrive at the above concised Mantra. It is more appropriate to chant the full version as given below. Please refer to your Guru for any clarifications/Explanations.</w:t>
      </w:r>
    </w:p>
    <w:p w14:paraId="46103466" w14:textId="77777777" w:rsidR="00BE419B" w:rsidRDefault="00BE419B" w:rsidP="00BE419B">
      <w:pPr>
        <w:autoSpaceDE w:val="0"/>
        <w:autoSpaceDN w:val="0"/>
        <w:adjustRightInd w:val="0"/>
        <w:spacing w:after="0" w:line="240" w:lineRule="auto"/>
        <w:rPr>
          <w:color w:val="000000"/>
          <w:sz w:val="36"/>
          <w:szCs w:val="36"/>
          <w:lang w:bidi="hi-IN"/>
        </w:rPr>
      </w:pPr>
    </w:p>
    <w:p w14:paraId="76B6FAE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uduqtyaM jAqtavE#dasaM dEqvaM ~Mva#hanti kEqtava#H | dRuqSE viSvA#yaq sUrya$M |</w:t>
      </w:r>
    </w:p>
    <w:p w14:paraId="64C47C8E" w14:textId="77777777" w:rsidR="00BE419B" w:rsidRDefault="00BE419B" w:rsidP="00BE419B">
      <w:pPr>
        <w:autoSpaceDE w:val="0"/>
        <w:autoSpaceDN w:val="0"/>
        <w:adjustRightInd w:val="0"/>
        <w:spacing w:after="0" w:line="240" w:lineRule="auto"/>
        <w:rPr>
          <w:color w:val="000000"/>
          <w:sz w:val="36"/>
          <w:szCs w:val="36"/>
          <w:lang w:bidi="hi-IN"/>
        </w:rPr>
      </w:pPr>
    </w:p>
    <w:p w14:paraId="60EB518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ciqtraM dEqvAnAq muda#gAqdanI#kaqM cakShu#r miqtrasyaq varu#NasyAqgnEH | 110</w:t>
      </w:r>
    </w:p>
    <w:p w14:paraId="3EA401E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A&amp;prAq dyAvA#pRuthiqvI aqntari#kShaqq sUrya# AqtmA jaga#tastaqsthuSha#Sca ||</w:t>
      </w:r>
    </w:p>
    <w:p w14:paraId="34EB0FC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T.S.1.4.43.1</w:t>
      </w:r>
    </w:p>
    <w:p w14:paraId="38C84877" w14:textId="77777777" w:rsidR="001C5CC9" w:rsidRDefault="001C5CC9" w:rsidP="00BE419B">
      <w:pPr>
        <w:autoSpaceDE w:val="0"/>
        <w:autoSpaceDN w:val="0"/>
        <w:adjustRightInd w:val="0"/>
        <w:spacing w:after="0" w:line="240" w:lineRule="auto"/>
        <w:rPr>
          <w:color w:val="000000"/>
          <w:sz w:val="36"/>
          <w:szCs w:val="36"/>
          <w:lang w:bidi="hi-IN"/>
        </w:rPr>
      </w:pPr>
    </w:p>
    <w:p w14:paraId="7690BF8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36. aditiH</w:t>
      </w:r>
    </w:p>
    <w:p w14:paraId="2A1107D2"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adi#tirna uruShyatu maqhImUqShu mAqtara$M ||</w:t>
      </w:r>
    </w:p>
    <w:p w14:paraId="6A65D25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 </w:t>
      </w:r>
    </w:p>
    <w:p w14:paraId="5F431F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of the concised Mantra given in “italics” above. See notes above.</w:t>
      </w:r>
    </w:p>
    <w:p w14:paraId="2D13F888" w14:textId="77777777" w:rsidR="00BE419B" w:rsidRDefault="00BE419B" w:rsidP="00BE419B">
      <w:pPr>
        <w:autoSpaceDE w:val="0"/>
        <w:autoSpaceDN w:val="0"/>
        <w:adjustRightInd w:val="0"/>
        <w:spacing w:after="0" w:line="240" w:lineRule="auto"/>
        <w:rPr>
          <w:color w:val="000000"/>
          <w:sz w:val="36"/>
          <w:szCs w:val="36"/>
          <w:lang w:bidi="hi-IN"/>
        </w:rPr>
      </w:pPr>
    </w:p>
    <w:p w14:paraId="7232380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adi#tirna uruShyaq-tvadi#tiqH Sarma# yacCatu | adi#tiH pAqtva(gm) ha#saH ||</w:t>
      </w:r>
    </w:p>
    <w:p w14:paraId="0B9CF882" w14:textId="77777777" w:rsidR="00BE419B" w:rsidRDefault="00BE419B" w:rsidP="00BE419B">
      <w:pPr>
        <w:autoSpaceDE w:val="0"/>
        <w:autoSpaceDN w:val="0"/>
        <w:adjustRightInd w:val="0"/>
        <w:spacing w:after="0" w:line="240" w:lineRule="auto"/>
        <w:rPr>
          <w:color w:val="000000"/>
          <w:sz w:val="36"/>
          <w:szCs w:val="36"/>
          <w:lang w:bidi="hi-IN"/>
        </w:rPr>
      </w:pPr>
    </w:p>
    <w:p w14:paraId="1FF6461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maqhImUqShu mAqtara(gm)# suvraqtAnA#-mRuqtasyaq patnIq mava#sE huvEma |</w:t>
      </w:r>
      <w:r w:rsidR="001C5CC9">
        <w:rPr>
          <w:color w:val="000000"/>
          <w:sz w:val="36"/>
          <w:szCs w:val="36"/>
          <w:lang w:bidi="hi-IN"/>
        </w:rPr>
        <w:t xml:space="preserve"> </w:t>
      </w:r>
      <w:r>
        <w:rPr>
          <w:color w:val="000000"/>
          <w:sz w:val="36"/>
          <w:szCs w:val="36"/>
          <w:lang w:bidi="hi-IN"/>
        </w:rPr>
        <w:t>tuqviqkShaqtrA-maqjara#ntI murUqcI(gm) suqSarmA#Naq-madi#ti(gm) suqpraNI#tiM |</w:t>
      </w:r>
    </w:p>
    <w:p w14:paraId="45EC3A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T.S.1.5.11.5</w:t>
      </w:r>
    </w:p>
    <w:p w14:paraId="127DA514" w14:textId="77777777" w:rsidR="001C5CC9" w:rsidRDefault="001C5CC9" w:rsidP="00BE419B">
      <w:pPr>
        <w:autoSpaceDE w:val="0"/>
        <w:autoSpaceDN w:val="0"/>
        <w:adjustRightInd w:val="0"/>
        <w:spacing w:after="0" w:line="240" w:lineRule="auto"/>
        <w:rPr>
          <w:color w:val="000000"/>
          <w:sz w:val="36"/>
          <w:szCs w:val="36"/>
          <w:lang w:bidi="hi-IN"/>
        </w:rPr>
      </w:pPr>
    </w:p>
    <w:p w14:paraId="7932BB7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37. viShNuH</w:t>
      </w:r>
    </w:p>
    <w:p w14:paraId="2A4FB8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iqdaM ~MviShNuq pratadviShNu#H || </w:t>
      </w:r>
    </w:p>
    <w:p w14:paraId="4F6D8278" w14:textId="77777777" w:rsidR="00BE419B" w:rsidRDefault="00BE419B" w:rsidP="00BE419B">
      <w:pPr>
        <w:autoSpaceDE w:val="0"/>
        <w:autoSpaceDN w:val="0"/>
        <w:adjustRightInd w:val="0"/>
        <w:spacing w:after="0" w:line="240" w:lineRule="auto"/>
        <w:rPr>
          <w:color w:val="000000"/>
          <w:sz w:val="36"/>
          <w:szCs w:val="36"/>
          <w:lang w:bidi="hi-IN"/>
        </w:rPr>
      </w:pPr>
    </w:p>
    <w:p w14:paraId="37330E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of the concised Mantra given in “italics” above. See notes above</w:t>
      </w:r>
    </w:p>
    <w:p w14:paraId="3CBE88AE" w14:textId="77777777" w:rsidR="00BE419B" w:rsidRDefault="00BE419B" w:rsidP="00BE419B">
      <w:pPr>
        <w:autoSpaceDE w:val="0"/>
        <w:autoSpaceDN w:val="0"/>
        <w:adjustRightInd w:val="0"/>
        <w:spacing w:after="0" w:line="240" w:lineRule="auto"/>
        <w:rPr>
          <w:color w:val="000000"/>
          <w:sz w:val="36"/>
          <w:szCs w:val="36"/>
          <w:lang w:bidi="hi-IN"/>
        </w:rPr>
      </w:pPr>
    </w:p>
    <w:p w14:paraId="748E3D7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iqdaM ~MviShNuqr vica#kramE trEqdhA nida#dhE paqdaM | samU#Dhamasya pA(gm) suqrE ||</w:t>
      </w:r>
    </w:p>
    <w:p w14:paraId="0FD82E23" w14:textId="7D390555"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pratadviShNu#</w:t>
      </w:r>
      <w:r w:rsidR="00212606">
        <w:rPr>
          <w:color w:val="000000"/>
          <w:sz w:val="36"/>
          <w:szCs w:val="36"/>
          <w:lang w:bidi="hi-IN"/>
        </w:rPr>
        <w:t>s</w:t>
      </w:r>
      <w:r>
        <w:rPr>
          <w:color w:val="000000"/>
          <w:sz w:val="36"/>
          <w:szCs w:val="36"/>
          <w:lang w:bidi="hi-IN"/>
        </w:rPr>
        <w:t xml:space="preserve"> stavatE vIqryA#ya | mRuqgO na BIqmaH ku#caqrO gi#riqShThAH| </w:t>
      </w:r>
    </w:p>
    <w:p w14:paraId="736EA19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yasyOqruShu# triqShu viqkrama#NEShu | adhi#kShiqyantiq Buva#nAniq viSvA$ || 111</w:t>
      </w:r>
    </w:p>
    <w:p w14:paraId="763A3CDA" w14:textId="77777777" w:rsidR="001C5CC9" w:rsidRDefault="001C5CC9" w:rsidP="00BE419B">
      <w:pPr>
        <w:autoSpaceDE w:val="0"/>
        <w:autoSpaceDN w:val="0"/>
        <w:adjustRightInd w:val="0"/>
        <w:spacing w:after="0" w:line="240" w:lineRule="auto"/>
        <w:rPr>
          <w:color w:val="000000"/>
          <w:sz w:val="36"/>
          <w:szCs w:val="36"/>
          <w:lang w:bidi="hi-IN"/>
        </w:rPr>
      </w:pPr>
    </w:p>
    <w:p w14:paraId="333D62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 1.2.13.1</w:t>
      </w:r>
    </w:p>
    <w:p w14:paraId="54E9FA8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TB 2.4.3.4</w:t>
      </w:r>
    </w:p>
    <w:p w14:paraId="2F3D00E2" w14:textId="77777777" w:rsidR="00BE419B" w:rsidRDefault="00BE419B" w:rsidP="00BE419B">
      <w:pPr>
        <w:autoSpaceDE w:val="0"/>
        <w:autoSpaceDN w:val="0"/>
        <w:adjustRightInd w:val="0"/>
        <w:spacing w:after="0" w:line="240" w:lineRule="auto"/>
        <w:rPr>
          <w:color w:val="000000"/>
          <w:sz w:val="36"/>
          <w:szCs w:val="36"/>
          <w:lang w:bidi="hi-IN"/>
        </w:rPr>
      </w:pPr>
    </w:p>
    <w:p w14:paraId="5257B0E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38. agniH</w:t>
      </w:r>
    </w:p>
    <w:p w14:paraId="092A366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 mUqrdhA Buva#H || </w:t>
      </w:r>
    </w:p>
    <w:p w14:paraId="33750460" w14:textId="77777777" w:rsidR="001C5CC9" w:rsidRDefault="001C5CC9" w:rsidP="00BE419B">
      <w:pPr>
        <w:autoSpaceDE w:val="0"/>
        <w:autoSpaceDN w:val="0"/>
        <w:adjustRightInd w:val="0"/>
        <w:spacing w:after="0" w:line="240" w:lineRule="auto"/>
        <w:rPr>
          <w:color w:val="000000"/>
          <w:sz w:val="36"/>
          <w:szCs w:val="36"/>
          <w:lang w:bidi="hi-IN"/>
        </w:rPr>
      </w:pPr>
    </w:p>
    <w:p w14:paraId="2B35A8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of the concised Mantra given in “italics” above. See notes above</w:t>
      </w:r>
    </w:p>
    <w:p w14:paraId="44845CC4" w14:textId="77777777" w:rsidR="00BE419B" w:rsidRDefault="00BE419B" w:rsidP="00BE419B">
      <w:pPr>
        <w:autoSpaceDE w:val="0"/>
        <w:autoSpaceDN w:val="0"/>
        <w:adjustRightInd w:val="0"/>
        <w:spacing w:after="0" w:line="240" w:lineRule="auto"/>
        <w:rPr>
          <w:color w:val="000000"/>
          <w:sz w:val="36"/>
          <w:szCs w:val="36"/>
          <w:lang w:bidi="hi-IN"/>
        </w:rPr>
      </w:pPr>
    </w:p>
    <w:p w14:paraId="24E7A9E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 mUqrdhA diqvaH kaqkutpati#H pRuthiqvyA aqyaM | </w:t>
      </w:r>
    </w:p>
    <w:p w14:paraId="666E40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aqpA(gm) rEtA(gm)#si jinvati ||</w:t>
      </w:r>
    </w:p>
    <w:p w14:paraId="2EA4246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BuvA# yaqj~jasyaq raja#saSca nEqtA yatrA# niqyudBiqH saca#sE SiqvABi#H |</w:t>
      </w:r>
    </w:p>
    <w:p w14:paraId="6A1569FE"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lastRenderedPageBreak/>
        <w:t>diqvi</w:t>
      </w:r>
      <w:proofErr w:type="gramEnd"/>
      <w:r>
        <w:rPr>
          <w:color w:val="000000"/>
          <w:sz w:val="36"/>
          <w:szCs w:val="36"/>
          <w:lang w:bidi="hi-IN"/>
        </w:rPr>
        <w:t xml:space="preserve"> mUqrdhAna#M dadhiShE suvaqrq.ShAM jiqhvAma#gnE cakRuShE havyaqvAha$M |</w:t>
      </w:r>
    </w:p>
    <w:p w14:paraId="529028AA" w14:textId="77777777" w:rsidR="001C5CC9" w:rsidRDefault="001C5CC9" w:rsidP="00BE419B">
      <w:pPr>
        <w:autoSpaceDE w:val="0"/>
        <w:autoSpaceDN w:val="0"/>
        <w:adjustRightInd w:val="0"/>
        <w:spacing w:after="0" w:line="240" w:lineRule="auto"/>
        <w:rPr>
          <w:color w:val="000000"/>
          <w:sz w:val="36"/>
          <w:szCs w:val="36"/>
          <w:lang w:bidi="hi-IN"/>
        </w:rPr>
      </w:pPr>
    </w:p>
    <w:p w14:paraId="7F74D1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T.S.4.4.4.1</w:t>
      </w:r>
    </w:p>
    <w:p w14:paraId="3F86E05C" w14:textId="77777777" w:rsidR="00BE419B" w:rsidRDefault="00BE419B" w:rsidP="00BE419B">
      <w:pPr>
        <w:autoSpaceDE w:val="0"/>
        <w:autoSpaceDN w:val="0"/>
        <w:adjustRightInd w:val="0"/>
        <w:spacing w:after="0" w:line="240" w:lineRule="auto"/>
        <w:rPr>
          <w:color w:val="000000"/>
          <w:sz w:val="36"/>
          <w:szCs w:val="36"/>
          <w:lang w:bidi="hi-IN"/>
        </w:rPr>
      </w:pPr>
    </w:p>
    <w:p w14:paraId="345A04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39. anumatI</w:t>
      </w:r>
    </w:p>
    <w:p w14:paraId="7C69F0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anu#nOq-&amp;dyAnu#matiq-ranvida#numatEq tvaM ||</w:t>
      </w:r>
    </w:p>
    <w:p w14:paraId="074D31B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of the concised Mantra given in “italics” above. See notes above</w:t>
      </w:r>
    </w:p>
    <w:p w14:paraId="3779A73B" w14:textId="77777777" w:rsidR="00BE419B" w:rsidRDefault="00BE419B" w:rsidP="00BE419B">
      <w:pPr>
        <w:autoSpaceDE w:val="0"/>
        <w:autoSpaceDN w:val="0"/>
        <w:adjustRightInd w:val="0"/>
        <w:spacing w:after="0" w:line="240" w:lineRule="auto"/>
        <w:rPr>
          <w:color w:val="000000"/>
          <w:sz w:val="36"/>
          <w:szCs w:val="36"/>
          <w:lang w:bidi="hi-IN"/>
        </w:rPr>
      </w:pPr>
    </w:p>
    <w:p w14:paraId="511143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anu#nOq&amp;dyAnu#mati ryaqj~jaM dEqvEShu# manyatAM | </w:t>
      </w:r>
    </w:p>
    <w:p w14:paraId="1E4AC66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aqgniSca# havyaqvAha#nOq Bava#tAM dAqSuShEq maya#H | </w:t>
      </w:r>
    </w:p>
    <w:p w14:paraId="35AB1C77" w14:textId="77777777" w:rsidR="00BE419B" w:rsidRDefault="00BE419B" w:rsidP="00BE419B">
      <w:pPr>
        <w:autoSpaceDE w:val="0"/>
        <w:autoSpaceDN w:val="0"/>
        <w:adjustRightInd w:val="0"/>
        <w:spacing w:after="0" w:line="240" w:lineRule="auto"/>
        <w:rPr>
          <w:color w:val="000000"/>
          <w:sz w:val="36"/>
          <w:szCs w:val="36"/>
          <w:lang w:bidi="hi-IN"/>
        </w:rPr>
      </w:pPr>
    </w:p>
    <w:p w14:paraId="006FC50B" w14:textId="77777777" w:rsidR="00BE419B" w:rsidRDefault="00BE419B" w:rsidP="00BE419B">
      <w:pPr>
        <w:autoSpaceDE w:val="0"/>
        <w:autoSpaceDN w:val="0"/>
        <w:adjustRightInd w:val="0"/>
        <w:spacing w:after="0" w:line="240" w:lineRule="auto"/>
        <w:rPr>
          <w:color w:val="000000"/>
          <w:sz w:val="36"/>
          <w:szCs w:val="36"/>
          <w:lang w:bidi="hi-IN"/>
        </w:rPr>
      </w:pPr>
    </w:p>
    <w:p w14:paraId="5AE6F9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anvida#numatEq tvaM manyA#saiq SaMca# naH kRudhi | </w:t>
      </w:r>
    </w:p>
    <w:p w14:paraId="69F43C2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kratvEq dakShA#ya nO hinuq praNaq AyU(gm)#Shi tAriShaH |</w:t>
      </w:r>
    </w:p>
    <w:p w14:paraId="59B482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TS 3.3.11.3</w:t>
      </w:r>
    </w:p>
    <w:p w14:paraId="7D0ADC1E" w14:textId="77777777" w:rsidR="00BE419B" w:rsidRDefault="00BE419B" w:rsidP="00BE419B">
      <w:pPr>
        <w:autoSpaceDE w:val="0"/>
        <w:autoSpaceDN w:val="0"/>
        <w:adjustRightInd w:val="0"/>
        <w:spacing w:after="0" w:line="240" w:lineRule="auto"/>
        <w:rPr>
          <w:color w:val="000000"/>
          <w:sz w:val="36"/>
          <w:szCs w:val="36"/>
          <w:lang w:bidi="hi-IN"/>
        </w:rPr>
      </w:pPr>
    </w:p>
    <w:p w14:paraId="24AB6F7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40. havyavAhaH (agniH)</w:t>
      </w:r>
    </w:p>
    <w:p w14:paraId="5FDF4EB1" w14:textId="26443CC8" w:rsidR="00BE419B" w:rsidRDefault="00F55610" w:rsidP="00BE419B">
      <w:pPr>
        <w:autoSpaceDE w:val="0"/>
        <w:autoSpaceDN w:val="0"/>
        <w:adjustRightInd w:val="0"/>
        <w:spacing w:after="0" w:line="240" w:lineRule="auto"/>
        <w:rPr>
          <w:color w:val="000000"/>
          <w:sz w:val="36"/>
          <w:szCs w:val="36"/>
          <w:lang w:bidi="hi-IN"/>
        </w:rPr>
      </w:pPr>
      <w:ins w:id="74" w:author="Microsoft account" w:date="2026-09-20T15:25:00Z">
        <w:r>
          <w:rPr>
            <w:color w:val="000000"/>
            <w:sz w:val="36"/>
            <w:szCs w:val="36"/>
            <w:lang w:bidi="hi-IN"/>
          </w:rPr>
          <w:t>&lt;i&gt;</w:t>
        </w:r>
      </w:ins>
      <w:proofErr w:type="gramStart"/>
      <w:r w:rsidR="00BE419B">
        <w:rPr>
          <w:color w:val="000000"/>
          <w:sz w:val="36"/>
          <w:szCs w:val="36"/>
          <w:lang w:bidi="hi-IN"/>
        </w:rPr>
        <w:t>haqvyaqvAhaq(</w:t>
      </w:r>
      <w:proofErr w:type="gramEnd"/>
      <w:r w:rsidR="00BE419B">
        <w:rPr>
          <w:color w:val="000000"/>
          <w:sz w:val="36"/>
          <w:szCs w:val="36"/>
          <w:lang w:bidi="hi-IN"/>
        </w:rPr>
        <w:t>gg)q svi#ShTaM ||</w:t>
      </w:r>
      <w:ins w:id="75" w:author="Microsoft account" w:date="2026-09-20T15:25:00Z">
        <w:r>
          <w:rPr>
            <w:color w:val="000000"/>
            <w:sz w:val="36"/>
            <w:szCs w:val="36"/>
            <w:lang w:bidi="hi-IN"/>
          </w:rPr>
          <w:t xml:space="preserve"> &lt;/i&gt;</w:t>
        </w:r>
      </w:ins>
    </w:p>
    <w:p w14:paraId="14DAB3D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Below is the full text of the concised Mantra given in “italics” above. See notes above</w:t>
      </w:r>
    </w:p>
    <w:p w14:paraId="253138C3" w14:textId="77777777" w:rsidR="00BE419B" w:rsidRDefault="00BE419B" w:rsidP="00BE419B">
      <w:pPr>
        <w:autoSpaceDE w:val="0"/>
        <w:autoSpaceDN w:val="0"/>
        <w:adjustRightInd w:val="0"/>
        <w:spacing w:after="0" w:line="240" w:lineRule="auto"/>
        <w:rPr>
          <w:color w:val="000000"/>
          <w:sz w:val="36"/>
          <w:szCs w:val="36"/>
          <w:lang w:bidi="hi-IN"/>
        </w:rPr>
      </w:pPr>
    </w:p>
    <w:p w14:paraId="6C5B5087"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haqvyaqvAha#maBi-mAtiqShAha$M | </w:t>
      </w:r>
    </w:p>
    <w:p w14:paraId="062D34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raqkShOqhaNaqM pRuta#nAsu jiqShNuM |</w:t>
      </w:r>
    </w:p>
    <w:p w14:paraId="0F3169BA"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jyOti#ShmantaqM dIdya#taqM pura#ndhiM | </w:t>
      </w:r>
    </w:p>
    <w:p w14:paraId="75B1CA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aqgni(gg) svi#ShTaq kRutaqmA hu#vEma |</w:t>
      </w:r>
    </w:p>
    <w:p w14:paraId="40A336DD" w14:textId="77777777" w:rsidR="00BE419B" w:rsidRDefault="00BE419B" w:rsidP="00BE419B">
      <w:pPr>
        <w:autoSpaceDE w:val="0"/>
        <w:autoSpaceDN w:val="0"/>
        <w:adjustRightInd w:val="0"/>
        <w:spacing w:after="0" w:line="240" w:lineRule="auto"/>
        <w:rPr>
          <w:color w:val="000000"/>
          <w:sz w:val="36"/>
          <w:szCs w:val="36"/>
          <w:lang w:bidi="hi-IN"/>
        </w:rPr>
      </w:pPr>
    </w:p>
    <w:p w14:paraId="507C9A05"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sviva#ShTa magnE aqBitat pRu#NAhi | </w:t>
      </w:r>
    </w:p>
    <w:p w14:paraId="572D949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viSvA# dEvaq pRuta#nA aqBiShya |</w:t>
      </w:r>
    </w:p>
    <w:p w14:paraId="0AA98E5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uqrunnaqH panthA$M pradiqSan viBA#hi | </w:t>
      </w:r>
    </w:p>
    <w:p w14:paraId="25C574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jyOti#ShmaddhEhyaq jara#nnaq Ayu#H || 112/28</w:t>
      </w:r>
    </w:p>
    <w:p w14:paraId="231D7E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This Expansion is appearing in TB 2.4.1.4</w:t>
      </w:r>
    </w:p>
    <w:p w14:paraId="3D7807C4" w14:textId="77777777" w:rsidR="00BE419B" w:rsidRDefault="00BE419B" w:rsidP="00BE419B">
      <w:pPr>
        <w:autoSpaceDE w:val="0"/>
        <w:autoSpaceDN w:val="0"/>
        <w:adjustRightInd w:val="0"/>
        <w:spacing w:after="0" w:line="240" w:lineRule="auto"/>
        <w:rPr>
          <w:color w:val="000000"/>
          <w:sz w:val="36"/>
          <w:szCs w:val="36"/>
          <w:lang w:bidi="hi-IN"/>
        </w:rPr>
      </w:pPr>
    </w:p>
    <w:p w14:paraId="40CEB967" w14:textId="479766A8"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1.38 </w:t>
      </w:r>
      <w:r>
        <w:rPr>
          <w:color w:val="000000"/>
          <w:sz w:val="36"/>
          <w:szCs w:val="36"/>
          <w:lang w:bidi="hi-IN"/>
        </w:rPr>
        <w:tab/>
        <w:t>nakShatra upahOma mantrA</w:t>
      </w:r>
      <w:del w:id="76" w:author="Microsoft account" w:date="2026-09-20T15:26:00Z">
        <w:r w:rsidDel="002B7DC1">
          <w:rPr>
            <w:color w:val="000000"/>
            <w:sz w:val="36"/>
            <w:szCs w:val="36"/>
            <w:lang w:bidi="hi-IN"/>
          </w:rPr>
          <w:delText>:</w:delText>
        </w:r>
      </w:del>
      <w:ins w:id="77" w:author="Microsoft account" w:date="2026-09-20T15:26:00Z">
        <w:r w:rsidR="002B7DC1">
          <w:rPr>
            <w:color w:val="000000"/>
            <w:sz w:val="36"/>
            <w:szCs w:val="36"/>
            <w:lang w:bidi="hi-IN"/>
          </w:rPr>
          <w:t>H</w:t>
        </w:r>
      </w:ins>
    </w:p>
    <w:p w14:paraId="55AB7E08" w14:textId="68368824"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w:t>
      </w:r>
      <w:del w:id="78" w:author="Microsoft account" w:date="2026-09-20T09:56:00Z">
        <w:r w:rsidDel="004469A3">
          <w:rPr>
            <w:color w:val="000000"/>
            <w:sz w:val="36"/>
            <w:szCs w:val="36"/>
            <w:lang w:bidi="hi-IN"/>
          </w:rPr>
          <w:delText>.</w:delText>
        </w:r>
      </w:del>
      <w:r>
        <w:rPr>
          <w:color w:val="000000"/>
          <w:sz w:val="36"/>
          <w:szCs w:val="36"/>
          <w:lang w:bidi="hi-IN"/>
        </w:rPr>
        <w:t>B</w:t>
      </w:r>
      <w:del w:id="79" w:author="Microsoft account" w:date="2026-09-20T09:56:00Z">
        <w:r w:rsidDel="004469A3">
          <w:rPr>
            <w:color w:val="000000"/>
            <w:sz w:val="36"/>
            <w:szCs w:val="36"/>
            <w:lang w:bidi="hi-IN"/>
          </w:rPr>
          <w:delText>.</w:delText>
        </w:r>
      </w:del>
      <w:ins w:id="80" w:author="Microsoft account" w:date="2026-09-20T09:56:00Z">
        <w:r w:rsidR="004469A3">
          <w:rPr>
            <w:color w:val="000000"/>
            <w:sz w:val="36"/>
            <w:szCs w:val="36"/>
            <w:lang w:bidi="hi-IN"/>
          </w:rPr>
          <w:t xml:space="preserve"> </w:t>
        </w:r>
      </w:ins>
      <w:r>
        <w:rPr>
          <w:color w:val="000000"/>
          <w:sz w:val="36"/>
          <w:szCs w:val="36"/>
          <w:lang w:bidi="hi-IN"/>
        </w:rPr>
        <w:t>3.1.4.1 to T.B.3.1.5.15 for full itEm N</w:t>
      </w:r>
      <w:del w:id="81" w:author="Microsoft account" w:date="2026-09-20T09:56:00Z">
        <w:r w:rsidDel="004469A3">
          <w:rPr>
            <w:color w:val="000000"/>
            <w:sz w:val="36"/>
            <w:szCs w:val="36"/>
            <w:lang w:bidi="hi-IN"/>
          </w:rPr>
          <w:delText>O</w:delText>
        </w:r>
      </w:del>
      <w:ins w:id="82" w:author="Microsoft account" w:date="2026-09-20T09:56:00Z">
        <w:r w:rsidR="004469A3">
          <w:rPr>
            <w:color w:val="000000"/>
            <w:sz w:val="36"/>
            <w:szCs w:val="36"/>
            <w:lang w:bidi="hi-IN"/>
          </w:rPr>
          <w:t>o</w:t>
        </w:r>
      </w:ins>
      <w:r>
        <w:rPr>
          <w:color w:val="000000"/>
          <w:sz w:val="36"/>
          <w:szCs w:val="36"/>
          <w:lang w:bidi="hi-IN"/>
        </w:rPr>
        <w:t>.1.</w:t>
      </w:r>
      <w:del w:id="83" w:author="Microsoft account" w:date="2026-09-20T09:31:00Z">
        <w:r w:rsidDel="00DF221B">
          <w:rPr>
            <w:color w:val="000000"/>
            <w:sz w:val="36"/>
            <w:szCs w:val="36"/>
            <w:lang w:bidi="hi-IN"/>
          </w:rPr>
          <w:delText xml:space="preserve">37 </w:delText>
        </w:r>
      </w:del>
      <w:ins w:id="84" w:author="Microsoft account" w:date="2026-09-20T09:31:00Z">
        <w:r w:rsidR="00DF221B">
          <w:rPr>
            <w:color w:val="000000"/>
            <w:sz w:val="36"/>
            <w:szCs w:val="36"/>
            <w:lang w:bidi="hi-IN"/>
          </w:rPr>
          <w:t xml:space="preserve">38 </w:t>
        </w:r>
      </w:ins>
    </w:p>
    <w:p w14:paraId="2F0EDC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 kRuttikA</w:t>
      </w:r>
    </w:p>
    <w:p w14:paraId="681C2B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aqgnayEq svAhAq kRutti#kAByaq ssvAhA$ | </w:t>
      </w:r>
    </w:p>
    <w:p w14:paraId="1BAB524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aqbAMyaiq svAhA# duqlAyaiq svAhA$ | </w:t>
      </w:r>
    </w:p>
    <w:p w14:paraId="16806A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niqtaqtnyai svAhAq &amp;Braya#ntyaiq svAhA$ | </w:t>
      </w:r>
    </w:p>
    <w:p w14:paraId="57818763"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mEqGaya#</w:t>
      </w:r>
      <w:proofErr w:type="gramEnd"/>
      <w:r>
        <w:rPr>
          <w:color w:val="000000"/>
          <w:sz w:val="36"/>
          <w:szCs w:val="36"/>
          <w:lang w:bidi="hi-IN"/>
        </w:rPr>
        <w:t xml:space="preserve">ntyaiq svAhA# vaqrq.Shaya#ntyaiq svAhA$ | </w:t>
      </w:r>
    </w:p>
    <w:p w14:paraId="1F33BC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cuqpuqNIkA#yaiq svAhA$ ||</w:t>
      </w:r>
    </w:p>
    <w:p w14:paraId="1EC8E00E" w14:textId="77777777" w:rsidR="001C5CC9" w:rsidRDefault="001C5CC9" w:rsidP="00BE419B">
      <w:pPr>
        <w:autoSpaceDE w:val="0"/>
        <w:autoSpaceDN w:val="0"/>
        <w:adjustRightInd w:val="0"/>
        <w:spacing w:after="0" w:line="240" w:lineRule="auto"/>
        <w:rPr>
          <w:color w:val="000000"/>
          <w:sz w:val="36"/>
          <w:szCs w:val="36"/>
          <w:lang w:bidi="hi-IN"/>
        </w:rPr>
      </w:pPr>
    </w:p>
    <w:p w14:paraId="1B482A8B" w14:textId="77777777" w:rsidR="001C5CC9" w:rsidRDefault="001C5CC9" w:rsidP="00BE419B">
      <w:pPr>
        <w:autoSpaceDE w:val="0"/>
        <w:autoSpaceDN w:val="0"/>
        <w:adjustRightInd w:val="0"/>
        <w:spacing w:after="0" w:line="240" w:lineRule="auto"/>
        <w:rPr>
          <w:color w:val="000000"/>
          <w:sz w:val="36"/>
          <w:szCs w:val="36"/>
          <w:lang w:bidi="hi-IN"/>
        </w:rPr>
      </w:pPr>
    </w:p>
    <w:p w14:paraId="3A94C5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 rOhiNI</w:t>
      </w:r>
    </w:p>
    <w:p w14:paraId="7868AEE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praqjApa#tayEq svAhA# rOhiqNyai svAhA$ | </w:t>
      </w:r>
    </w:p>
    <w:p w14:paraId="630A24F0" w14:textId="6928AE80"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rOca#mAnAyaiq svAhA$ praqjAByaq</w:t>
      </w:r>
      <w:r w:rsidR="00012A4C">
        <w:rPr>
          <w:color w:val="000000"/>
          <w:sz w:val="36"/>
          <w:szCs w:val="36"/>
          <w:lang w:bidi="hi-IN"/>
        </w:rPr>
        <w:t>s</w:t>
      </w:r>
      <w:r>
        <w:rPr>
          <w:color w:val="000000"/>
          <w:sz w:val="36"/>
          <w:szCs w:val="36"/>
          <w:lang w:bidi="hi-IN"/>
        </w:rPr>
        <w:t xml:space="preserve"> svAhA$ || </w:t>
      </w:r>
    </w:p>
    <w:p w14:paraId="1737E9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3.mRugaSI.r^^ShaH</w:t>
      </w:r>
    </w:p>
    <w:p w14:paraId="5700C7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sOmA#yaq svAhA# mRugaSIqrq.ShAyaq svAhA$ | </w:t>
      </w:r>
    </w:p>
    <w:p w14:paraId="53FA88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iqnvaqkAByaq ssvAhauSha#dhIByaq ssvAhA$ | </w:t>
      </w:r>
    </w:p>
    <w:p w14:paraId="4D41587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rAqjyAyaq svAhAq-&amp;Biji#tyaiq svAhA$ || 113</w:t>
      </w:r>
    </w:p>
    <w:p w14:paraId="5EECE5D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4. ArdrA </w:t>
      </w:r>
    </w:p>
    <w:p w14:paraId="413949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ruqdrAyaq svAhAq&amp;&amp;rdrAyaiq svAhA$ | </w:t>
      </w:r>
    </w:p>
    <w:p w14:paraId="4DB49EE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pinva#mAnAyaiq svAhA# paqSuByaq ssvAhA$ ||</w:t>
      </w:r>
    </w:p>
    <w:p w14:paraId="25404D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5. punarvasu</w:t>
      </w:r>
    </w:p>
    <w:p w14:paraId="2EEAC6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adi#tyaiq svAhAq puna#rvasuByAM | </w:t>
      </w:r>
    </w:p>
    <w:p w14:paraId="7FBEA4A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BU$tyaiq svAhAq prajA$tyaiq svAhA$ || </w:t>
      </w:r>
    </w:p>
    <w:p w14:paraId="4FC00A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6.puShyaH^</w:t>
      </w:r>
    </w:p>
    <w:p w14:paraId="154EEED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bRuhaqspata#yEq svAhA# tiqShyA#yaq svAhA$ | braqhmaqvaqrcaqsAyaq svAhA$ || </w:t>
      </w:r>
    </w:p>
    <w:p w14:paraId="102D7E9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7. ASrESha</w:t>
      </w:r>
    </w:p>
    <w:p w14:paraId="3C5DD0C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saqrpEByaq ssvAhA$ &amp;&amp;SrEqShAByaq ssvAhA$ | </w:t>
      </w:r>
    </w:p>
    <w:p w14:paraId="761E3F8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daqndaqSUkE$Byaq ssvAhA$ || </w:t>
      </w:r>
    </w:p>
    <w:p w14:paraId="0178C9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8. maGA</w:t>
      </w:r>
    </w:p>
    <w:p w14:paraId="11E9803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piqtRuByaq ssvAhA# maqGABya#H | </w:t>
      </w:r>
    </w:p>
    <w:p w14:paraId="45E8BC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&amp;naqGAByaq ssvAhA# &amp;gaqdABya#H | </w:t>
      </w:r>
    </w:p>
    <w:p w14:paraId="0C9890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svAhA#rundhaqtIByaq ssvAhA$ || 114</w:t>
      </w:r>
    </w:p>
    <w:p w14:paraId="53FE1F42" w14:textId="77777777" w:rsidR="00BE419B" w:rsidRDefault="00BE419B" w:rsidP="00BE419B">
      <w:pPr>
        <w:autoSpaceDE w:val="0"/>
        <w:autoSpaceDN w:val="0"/>
        <w:adjustRightInd w:val="0"/>
        <w:spacing w:after="0" w:line="240" w:lineRule="auto"/>
        <w:rPr>
          <w:color w:val="000000"/>
          <w:sz w:val="36"/>
          <w:szCs w:val="36"/>
          <w:lang w:bidi="hi-IN"/>
        </w:rPr>
      </w:pPr>
    </w:p>
    <w:p w14:paraId="570204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9.pUrva Pa#lgunI </w:t>
      </w:r>
    </w:p>
    <w:p w14:paraId="03701D6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aqryaqmNE svAhAq Palgu#nIByAq(gg)q svAhA$ | </w:t>
      </w:r>
    </w:p>
    <w:p w14:paraId="7F2458B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paqSuByaq ssvAhA$ || </w:t>
      </w:r>
    </w:p>
    <w:p w14:paraId="306C91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10. uttara Pa#lgunI</w:t>
      </w:r>
    </w:p>
    <w:p w14:paraId="501372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BagA#yaq svAhAq Palgu#nIByAq(gg)q svAhA$ | </w:t>
      </w:r>
    </w:p>
    <w:p w14:paraId="150ABE0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SraiShThyA#yaq svAhA$ || </w:t>
      </w:r>
    </w:p>
    <w:p w14:paraId="5827F412" w14:textId="77777777" w:rsidR="001C5CC9" w:rsidRDefault="001C5CC9" w:rsidP="00BE419B">
      <w:pPr>
        <w:autoSpaceDE w:val="0"/>
        <w:autoSpaceDN w:val="0"/>
        <w:adjustRightInd w:val="0"/>
        <w:spacing w:after="0" w:line="240" w:lineRule="auto"/>
        <w:rPr>
          <w:color w:val="000000"/>
          <w:sz w:val="36"/>
          <w:szCs w:val="36"/>
          <w:lang w:bidi="hi-IN"/>
        </w:rPr>
      </w:pPr>
    </w:p>
    <w:p w14:paraId="0FCB29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11. hastaH </w:t>
      </w:r>
    </w:p>
    <w:p w14:paraId="0011B6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saqviqtrE svAhAq hastA#ya | </w:t>
      </w:r>
    </w:p>
    <w:p w14:paraId="4286298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dadaqtE svAhA# pRuNaqtE | </w:t>
      </w:r>
    </w:p>
    <w:p w14:paraId="2FF4B3D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praqyacCa#tEq svAhA$ pratigRuBNaqtE </w:t>
      </w:r>
      <w:r w:rsidR="001C5CC9">
        <w:rPr>
          <w:color w:val="000000"/>
          <w:sz w:val="36"/>
          <w:szCs w:val="36"/>
          <w:lang w:bidi="hi-IN"/>
        </w:rPr>
        <w:br/>
      </w:r>
      <w:r>
        <w:rPr>
          <w:color w:val="000000"/>
          <w:sz w:val="36"/>
          <w:szCs w:val="36"/>
          <w:lang w:bidi="hi-IN"/>
        </w:rPr>
        <w:t>svAhA$ ||</w:t>
      </w:r>
    </w:p>
    <w:p w14:paraId="59A4B16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 citrA</w:t>
      </w:r>
    </w:p>
    <w:p w14:paraId="1E3766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tvaShTrEq svAhA# ciqtrAyaiq svAhA$ | </w:t>
      </w:r>
    </w:p>
    <w:p w14:paraId="4E608C6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caitrA#yaq svAhA$ praqjAyaiq svAhA$ ||</w:t>
      </w:r>
    </w:p>
    <w:p w14:paraId="68F654F4" w14:textId="77777777" w:rsidR="00BE419B" w:rsidRDefault="00BE419B" w:rsidP="00BE419B">
      <w:pPr>
        <w:autoSpaceDE w:val="0"/>
        <w:autoSpaceDN w:val="0"/>
        <w:adjustRightInd w:val="0"/>
        <w:spacing w:after="0" w:line="240" w:lineRule="auto"/>
        <w:rPr>
          <w:color w:val="000000"/>
          <w:sz w:val="36"/>
          <w:szCs w:val="36"/>
          <w:lang w:bidi="hi-IN"/>
        </w:rPr>
      </w:pPr>
    </w:p>
    <w:p w14:paraId="4D260E2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 svAti</w:t>
      </w:r>
    </w:p>
    <w:p w14:paraId="47FA9FA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vAqyavEq svAhAq niShTyA#yaiq svAhA$ | </w:t>
      </w:r>
    </w:p>
    <w:p w14:paraId="74CB923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kAqmaqcArA#yaq svAhAq &amp;Biji#tyaiq svAhA$ ||</w:t>
      </w:r>
    </w:p>
    <w:p w14:paraId="40B481C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 viSAKA</w:t>
      </w:r>
    </w:p>
    <w:p w14:paraId="67E35B4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iqndrAqgniByAq(gg)q svAhAq viSA#KAByAq(gg)q </w:t>
      </w:r>
    </w:p>
    <w:p w14:paraId="18317E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svAhA$ | SraiShThyA#yaq svAhAq &amp;Biji#tyaiq svAhA$ ||</w:t>
      </w:r>
    </w:p>
    <w:p w14:paraId="3DC22D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15. paurNamAsi</w:t>
      </w:r>
    </w:p>
    <w:p w14:paraId="5D57BD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pauqrNaqmAqsyai svAhAq kAmA#yaq svAhA ga#tyaiq svAhA$ || 115 (29)</w:t>
      </w:r>
    </w:p>
    <w:p w14:paraId="0A0113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16. anUrAdhA</w:t>
      </w:r>
    </w:p>
    <w:p w14:paraId="665AEEB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miqtrAyaq svAhA#-&amp;nUrAqdhEByaq ssvAhA$ | </w:t>
      </w:r>
    </w:p>
    <w:p w14:paraId="4985AE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miqtraqdhEyA#yaq svAhAq&amp;Biji#tyaiq svAhA$ ||</w:t>
      </w:r>
    </w:p>
    <w:p w14:paraId="287286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17. jyEShThA</w:t>
      </w:r>
    </w:p>
    <w:p w14:paraId="4C95568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indrA#yaq svAhA$ jyEqShThAyaiq svAhA$ | </w:t>
      </w:r>
    </w:p>
    <w:p w14:paraId="1825A75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jyaiShThyA#yaq svAhAq-&amp;Biji#tyaiq svAhA$ ||</w:t>
      </w:r>
    </w:p>
    <w:p w14:paraId="779108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18. mUlaM</w:t>
      </w:r>
    </w:p>
    <w:p w14:paraId="11EDA5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praqjApa#tayEq svAhAq mUlA#yaq svAhA$ | praqjAyaiq svAhA$ ||</w:t>
      </w:r>
    </w:p>
    <w:p w14:paraId="64E37E8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19. pUrvAShADhA</w:t>
      </w:r>
    </w:p>
    <w:p w14:paraId="067A081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aqdBya ssvAhA# &amp;ShAqDhAByaq ssvAhA$ | </w:t>
      </w:r>
    </w:p>
    <w:p w14:paraId="129433C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saqmuqdrAyaq svAhAq kAmA#yaq svAhA$ | </w:t>
      </w:r>
    </w:p>
    <w:p w14:paraId="5A93AE6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aqBiji#tyaiq svAhA$ || </w:t>
      </w:r>
    </w:p>
    <w:p w14:paraId="6E95FC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20. uttarAShADhA</w:t>
      </w:r>
    </w:p>
    <w:p w14:paraId="0AFC3AB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viSvE$ByO dEqvEByaq ssvAhA# &amp;ShAqDhAByaq ssvAhA$ | </w:t>
      </w:r>
    </w:p>
    <w:p w14:paraId="096528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aqnaqpaqjaqyyAyaq svAhAq jityaiq svAhA$ || 116</w:t>
      </w:r>
    </w:p>
    <w:p w14:paraId="08E1653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21. aBijit </w:t>
      </w:r>
    </w:p>
    <w:p w14:paraId="49F4045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brahma#NEq svAhA# &amp;BiqjitEq svAhA$ | </w:t>
      </w:r>
    </w:p>
    <w:p w14:paraId="3158050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braqhmaqlOqkAyaq svAhAq &amp;Biji#tyaiq svAhA$ ||</w:t>
      </w:r>
    </w:p>
    <w:p w14:paraId="18C6B6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22. SravaNaM</w:t>
      </w:r>
    </w:p>
    <w:p w14:paraId="1A51C40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viShNa#vEq svAhA$ SrOqNAyaiq svAhA$ | </w:t>
      </w:r>
    </w:p>
    <w:p w14:paraId="4DDAE6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SlOkA#yaq svAhA$ SruqtAyaq svAhA$ || </w:t>
      </w:r>
    </w:p>
    <w:p w14:paraId="61CED2BB" w14:textId="77777777" w:rsidR="00BE419B" w:rsidRDefault="00BE419B" w:rsidP="00BE419B">
      <w:pPr>
        <w:autoSpaceDE w:val="0"/>
        <w:autoSpaceDN w:val="0"/>
        <w:adjustRightInd w:val="0"/>
        <w:spacing w:after="0" w:line="240" w:lineRule="auto"/>
        <w:rPr>
          <w:color w:val="000000"/>
          <w:sz w:val="36"/>
          <w:szCs w:val="36"/>
          <w:lang w:bidi="hi-IN"/>
        </w:rPr>
      </w:pPr>
    </w:p>
    <w:p w14:paraId="56772FC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23. SraviShThA</w:t>
      </w:r>
    </w:p>
    <w:p w14:paraId="357058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vasu#Byaq ssvAhAq Sravi#ShThAByaq ssvAhA$ | </w:t>
      </w:r>
    </w:p>
    <w:p w14:paraId="31F69E9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agrA#yaq svAhAq parI$tyaiq svAhA$ || </w:t>
      </w:r>
    </w:p>
    <w:p w14:paraId="5D2ECCB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24. SataBiShak</w:t>
      </w:r>
    </w:p>
    <w:p w14:paraId="676F60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varu#NAyaq svAhA# SaqtaBi#ShajEq svAhA$ | </w:t>
      </w:r>
    </w:p>
    <w:p w14:paraId="36E3F1D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BEqShaqjEByaq ssvAhA $ || </w:t>
      </w:r>
    </w:p>
    <w:p w14:paraId="61C108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25. pUrva prOShThapadA</w:t>
      </w:r>
    </w:p>
    <w:p w14:paraId="4580BE7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aqjAyaika#padEq svAhA$ prOShThapaqdEByaq </w:t>
      </w:r>
    </w:p>
    <w:p w14:paraId="7718E9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ssvAhA$ | 117</w:t>
      </w:r>
    </w:p>
    <w:p w14:paraId="11CD306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tEja#sEq svAhA$ brahmavarcaqsAyaq svAhA$ || </w:t>
      </w:r>
    </w:p>
    <w:p w14:paraId="07C62FB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26. uttara prOShThapadA</w:t>
      </w:r>
    </w:p>
    <w:p w14:paraId="5920581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aha#yE buqdhniyA#yaq svAhA$ prOShThapaqdEByaq ssvAhA$ | </w:t>
      </w:r>
    </w:p>
    <w:p w14:paraId="48E04C7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paqtiqShThAyaiq svAhA$ ||</w:t>
      </w:r>
    </w:p>
    <w:p w14:paraId="5FE135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27. rEvati</w:t>
      </w:r>
    </w:p>
    <w:p w14:paraId="5DD282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pUqShNE svAhA# rEqvatyaiq svAhA$ | </w:t>
      </w:r>
    </w:p>
    <w:p w14:paraId="6FD616E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paqSuByaq ssvAhA$ || </w:t>
      </w:r>
    </w:p>
    <w:p w14:paraId="0338A41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28. aSvinI</w:t>
      </w:r>
    </w:p>
    <w:p w14:paraId="2EFC8F1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aqSviByAq(gg)q svAhA$ &amp;SvaqyugByAq(gg)q svAhA $| </w:t>
      </w:r>
    </w:p>
    <w:p w14:paraId="2A09C1F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SrOtrA#yaq svAhAq Srutyaiq svAhA$ || </w:t>
      </w:r>
    </w:p>
    <w:p w14:paraId="536401F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29. apaBaraNi</w:t>
      </w:r>
    </w:p>
    <w:p w14:paraId="3EAB5E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yaqmAyaq svAhA# &amp;paqBara#NIByaq ssvAhA$ | </w:t>
      </w:r>
    </w:p>
    <w:p w14:paraId="4F47013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rAqjyAyaq svAhAq &amp;Biji#tyaiq svAhA$ || </w:t>
      </w:r>
    </w:p>
    <w:p w14:paraId="720569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30. amAvAsi</w:t>
      </w:r>
    </w:p>
    <w:p w14:paraId="54A0BBE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aqmaqvAqsyA#yaiq svAhAq kAmA#yaq svAhA &amp;&amp;ga#tyaiq svAhA$ || 118 (30)</w:t>
      </w:r>
    </w:p>
    <w:p w14:paraId="3555CE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31. candramA</w:t>
      </w:r>
    </w:p>
    <w:p w14:paraId="37DE3F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caqndrama#sEq svAhA$ pratIqdRuSyA#yaiq svAhA$ | </w:t>
      </w:r>
    </w:p>
    <w:p w14:paraId="6429EDD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aqhOqrAqtrEByaq ssvAhA$-&amp;rddhamAqsEByaq </w:t>
      </w:r>
    </w:p>
    <w:p w14:paraId="379766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ssvAhA$ |</w:t>
      </w:r>
    </w:p>
    <w:p w14:paraId="463197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mAsE$Byaq ssvAhaqrtuByaq ssvAhA$ | saqM~MvaqMthsaqrAyaq svAhA$ ||</w:t>
      </w:r>
    </w:p>
    <w:p w14:paraId="779845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32. ahO rAtrI </w:t>
      </w:r>
    </w:p>
    <w:p w14:paraId="27A086F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ahnEq svAhAq rAtri#yaiq svAhA$ | </w:t>
      </w:r>
    </w:p>
    <w:p w14:paraId="546656F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ati#muktyaiq svAhA$ || </w:t>
      </w:r>
    </w:p>
    <w:p w14:paraId="75234C7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33. uShA </w:t>
      </w:r>
    </w:p>
    <w:p w14:paraId="663A8D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uqShasEq svAhAq vyu#ShTyaiq svAhA$ | </w:t>
      </w:r>
    </w:p>
    <w:p w14:paraId="6F4A17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vyUqShuShyaiq svAhA$ vyuqcCantyaiq svAhA$ | </w:t>
      </w:r>
    </w:p>
    <w:p w14:paraId="086849B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vyu#ShTAyaiq svAhA$ || </w:t>
      </w:r>
    </w:p>
    <w:p w14:paraId="23E154E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34. nakShatraH</w:t>
      </w:r>
    </w:p>
    <w:p w14:paraId="16826D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nakSha#trAyaq svAhO#dEShyaqtE svAhA$ | 119</w:t>
      </w:r>
    </w:p>
    <w:p w14:paraId="249D29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uqdyaqtE svAhO-di#tAyaq svAhA$ | </w:t>
      </w:r>
    </w:p>
    <w:p w14:paraId="3C4E787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hara#sEq svAhAq Bara#sEq svAhA$ |</w:t>
      </w:r>
    </w:p>
    <w:p w14:paraId="2970E41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BrAja#sEq svAhAq tEja#sEq svAhA$ | </w:t>
      </w:r>
    </w:p>
    <w:p w14:paraId="6AEC402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tapa#sEq svAhA$ brahmavarcaqsAyaq svAhA$ ||</w:t>
      </w:r>
    </w:p>
    <w:p w14:paraId="04659ED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35. sUryaH</w:t>
      </w:r>
    </w:p>
    <w:p w14:paraId="498B58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sUryA#yaq svAhAq nakSha#trEByaq ssvAhA$ | </w:t>
      </w:r>
    </w:p>
    <w:p w14:paraId="01BCC7AF" w14:textId="6B407D9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w:t>
      </w:r>
      <w:r w:rsidR="009E03E1">
        <w:rPr>
          <w:color w:val="000000"/>
          <w:sz w:val="36"/>
          <w:szCs w:val="36"/>
          <w:lang w:bidi="hi-IN"/>
        </w:rPr>
        <w:t>r</w:t>
      </w:r>
      <w:r>
        <w:rPr>
          <w:color w:val="000000"/>
          <w:sz w:val="36"/>
          <w:szCs w:val="36"/>
          <w:lang w:bidi="hi-IN"/>
        </w:rPr>
        <w:t xml:space="preserve">aqtiqShThAyaiq svAhA$ || </w:t>
      </w:r>
    </w:p>
    <w:p w14:paraId="42452E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36. aditiH</w:t>
      </w:r>
    </w:p>
    <w:p w14:paraId="73142CF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adi#tyaiq svAhA$ pratiqShThAyaiq svAhA$ || </w:t>
      </w:r>
    </w:p>
    <w:p w14:paraId="680D4D14" w14:textId="77777777" w:rsidR="00BE419B" w:rsidRDefault="00BE419B" w:rsidP="00BE419B">
      <w:pPr>
        <w:autoSpaceDE w:val="0"/>
        <w:autoSpaceDN w:val="0"/>
        <w:adjustRightInd w:val="0"/>
        <w:spacing w:after="0" w:line="240" w:lineRule="auto"/>
        <w:rPr>
          <w:color w:val="000000"/>
          <w:sz w:val="36"/>
          <w:szCs w:val="36"/>
          <w:lang w:bidi="hi-IN"/>
        </w:rPr>
      </w:pPr>
    </w:p>
    <w:p w14:paraId="6152DA3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37. viShNuH</w:t>
      </w:r>
    </w:p>
    <w:p w14:paraId="428999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viShNa#vEq svAhA# yaqj~jAyaq svAhA$ | praqtiqShThAyaiq svAhA$ || 120</w:t>
      </w:r>
    </w:p>
    <w:p w14:paraId="33D31F4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daqdhiqkrAvNNO# akAriShaM</w:t>
      </w:r>
    </w:p>
    <w:p w14:paraId="456344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w:t>
      </w:r>
      <w:proofErr w:type="gramStart"/>
      <w:r>
        <w:rPr>
          <w:color w:val="000000"/>
          <w:sz w:val="36"/>
          <w:szCs w:val="36"/>
          <w:lang w:bidi="hi-IN"/>
        </w:rPr>
        <w:t>7.4.19.4  for</w:t>
      </w:r>
      <w:proofErr w:type="gramEnd"/>
      <w:r>
        <w:rPr>
          <w:color w:val="000000"/>
          <w:sz w:val="36"/>
          <w:szCs w:val="36"/>
          <w:lang w:bidi="hi-IN"/>
        </w:rPr>
        <w:t xml:space="preserve"> para 121</w:t>
      </w:r>
    </w:p>
    <w:p w14:paraId="0C358F9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daqdhiqkrAvNNO</w:t>
      </w:r>
      <w:proofErr w:type="gramEnd"/>
      <w:r>
        <w:rPr>
          <w:color w:val="000000"/>
          <w:sz w:val="36"/>
          <w:szCs w:val="36"/>
          <w:lang w:bidi="hi-IN"/>
        </w:rPr>
        <w:t xml:space="preserve"># akAriShaM  jiqShNO raSva#sya vAqjina#H | suqraqBi nOq muKA# karaqt  praNaq AyU(gm)#Shi tAriShat | </w:t>
      </w:r>
    </w:p>
    <w:p w14:paraId="7DD285E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ApOqhiShThA ma#yOqBuvaqstA na# UqrjE da#dhAtana | maqhE raNA#yaq cakSha#sE |</w:t>
      </w:r>
      <w:r w:rsidR="001C5CC9">
        <w:rPr>
          <w:color w:val="000000"/>
          <w:sz w:val="36"/>
          <w:szCs w:val="36"/>
          <w:lang w:bidi="hi-IN"/>
        </w:rPr>
        <w:t xml:space="preserve"> </w:t>
      </w:r>
      <w:r>
        <w:rPr>
          <w:color w:val="000000"/>
          <w:sz w:val="36"/>
          <w:szCs w:val="36"/>
          <w:lang w:bidi="hi-IN"/>
        </w:rPr>
        <w:t>yO va#SSiqvata#mOq rasaqstasya# BAjayatEq ha na#H | uqSaqtIri#va mAqtara#H | tasmAq ara#~ggamAma vOq yasyaq kShayA#yaq jinva#tha | ApO# jaqnaya#thA ca naH || 121 (32)</w:t>
      </w:r>
    </w:p>
    <w:p w14:paraId="10678D91" w14:textId="77777777" w:rsidR="00BE419B" w:rsidRDefault="00BE419B" w:rsidP="00BE419B">
      <w:pPr>
        <w:autoSpaceDE w:val="0"/>
        <w:autoSpaceDN w:val="0"/>
        <w:adjustRightInd w:val="0"/>
        <w:spacing w:after="0" w:line="240" w:lineRule="auto"/>
        <w:rPr>
          <w:color w:val="000000"/>
          <w:sz w:val="36"/>
          <w:szCs w:val="36"/>
          <w:lang w:bidi="hi-IN"/>
        </w:rPr>
      </w:pPr>
    </w:p>
    <w:p w14:paraId="6FAEB26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1.39</w:t>
      </w:r>
      <w:r>
        <w:rPr>
          <w:color w:val="000000"/>
          <w:sz w:val="36"/>
          <w:szCs w:val="36"/>
          <w:lang w:bidi="hi-IN"/>
        </w:rPr>
        <w:tab/>
        <w:t>varuNa sUktaM</w:t>
      </w:r>
    </w:p>
    <w:p w14:paraId="1BFE8172" w14:textId="6A28538C" w:rsidR="00BE419B" w:rsidRDefault="00676C77" w:rsidP="00BE419B">
      <w:pPr>
        <w:autoSpaceDE w:val="0"/>
        <w:autoSpaceDN w:val="0"/>
        <w:adjustRightInd w:val="0"/>
        <w:spacing w:after="0" w:line="240" w:lineRule="auto"/>
        <w:rPr>
          <w:color w:val="000000"/>
          <w:sz w:val="36"/>
          <w:szCs w:val="36"/>
          <w:lang w:bidi="hi-IN"/>
        </w:rPr>
      </w:pPr>
      <w:ins w:id="85" w:author="Microsoft account" w:date="2026-09-20T09:33:00Z">
        <w:r>
          <w:rPr>
            <w:color w:val="000000"/>
            <w:sz w:val="36"/>
            <w:szCs w:val="36"/>
            <w:lang w:bidi="hi-IN"/>
          </w:rPr>
          <w:lastRenderedPageBreak/>
          <w:t xml:space="preserve">&lt;/inline&gt; </w:t>
        </w:r>
      </w:ins>
      <w:r w:rsidR="00BE419B">
        <w:rPr>
          <w:color w:val="000000"/>
          <w:sz w:val="36"/>
          <w:szCs w:val="36"/>
          <w:lang w:bidi="hi-IN"/>
        </w:rPr>
        <w:t xml:space="preserve">(TS 1.5.11.3) </w:t>
      </w:r>
    </w:p>
    <w:p w14:paraId="0DB8A1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udu#ttaqmaM ~Mva#ruNaq pASa#maqsma-davA#dhaqmaM ~Mvima#dhyaqma(gg) Sra#thAya |</w:t>
      </w:r>
    </w:p>
    <w:p w14:paraId="7F08F5C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athA #vaqyamA#ditya vraqtE tavAnA#gasOq adi#tayE syAma ||   </w:t>
      </w:r>
    </w:p>
    <w:p w14:paraId="15C9A7E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(TS </w:t>
      </w:r>
      <w:proofErr w:type="gramStart"/>
      <w:r>
        <w:rPr>
          <w:color w:val="000000"/>
          <w:sz w:val="36"/>
          <w:szCs w:val="36"/>
          <w:lang w:bidi="hi-IN"/>
        </w:rPr>
        <w:t>1.2.8.1 )</w:t>
      </w:r>
      <w:proofErr w:type="gramEnd"/>
    </w:p>
    <w:p w14:paraId="743A8C26" w14:textId="66020ECB"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asta#BnAqdyA-mRu#ShaqBO aqntari#kShaq-mami#mIta-variqmANa#M pRuthiqvyA</w:t>
      </w:r>
    </w:p>
    <w:p w14:paraId="051F82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A&amp;sI#daqdviSvAq Buva#nAni saqmrAD viSvEttAniq varu#Nasya vraqtAni# ||  </w:t>
      </w:r>
    </w:p>
    <w:p w14:paraId="24CEA8F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3.4.11.6)</w:t>
      </w:r>
    </w:p>
    <w:p w14:paraId="2734C1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yatki~jcEqdaM~M va#ruNaq daivyEq janE#&amp;BidrOqhaM ma#nuqShyA$-ScarA#masi |</w:t>
      </w:r>
    </w:p>
    <w:p w14:paraId="2DFCC16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aci#ttIq-yattavaq-dharmA# yuyOpiqma-mAnaqstasmAq dEna#sO dEva rIriShaH ||  </w:t>
      </w:r>
    </w:p>
    <w:p w14:paraId="549448A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3.4.11.6)</w:t>
      </w:r>
    </w:p>
    <w:p w14:paraId="57B456B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kiqtaqvAsOq yadri#riqpurna dIqvi yadvA# GA saqtya-muqtayanna viqdma |</w:t>
      </w:r>
    </w:p>
    <w:p w14:paraId="3C702DE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sarvAqtAviShya# SithiqrEva# dEqvAthA#tE-syAma varuNa priqyAsa#H ||  </w:t>
      </w:r>
    </w:p>
    <w:p w14:paraId="369D0AC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1.5.11.3)</w:t>
      </w:r>
    </w:p>
    <w:p w14:paraId="41B409D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ava#tEqhEDO# varuNaq namO#Biqrava# yaqj~jE-Bi#rImahE haqvirBi#H |</w:t>
      </w:r>
    </w:p>
    <w:p w14:paraId="32E9DC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kShaya#nnaq smaBya# masura-pracEtOq rAjaqnnEnA(gm)#si SiSrathaH kRuqtAni# || </w:t>
      </w:r>
    </w:p>
    <w:p w14:paraId="50AC27AE" w14:textId="77777777" w:rsidR="00BE419B" w:rsidRDefault="00BE419B" w:rsidP="001C5CC9">
      <w:pPr>
        <w:pStyle w:val="NoSpacing"/>
        <w:rPr>
          <w:lang w:bidi="hi-IN"/>
        </w:rPr>
      </w:pPr>
    </w:p>
    <w:p w14:paraId="777B1E3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(T.S. 2.1.11.6)</w:t>
      </w:r>
    </w:p>
    <w:p w14:paraId="494231C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tatvA#yAmiq brahma#NAq vanda#mAnaq stadASA$stEq yaja#mAnO haqvirBi#H | </w:t>
      </w:r>
    </w:p>
    <w:p w14:paraId="0B7CF3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ahE#DamAnO varuNEqha bOqddhyuru#Sa(gm) saq mA naq AyuqH pramO#ShIH || 122 (33)</w:t>
      </w:r>
    </w:p>
    <w:p w14:paraId="53878C7B" w14:textId="77777777" w:rsidR="00BE419B" w:rsidRDefault="00BE419B" w:rsidP="00BE419B">
      <w:pPr>
        <w:autoSpaceDE w:val="0"/>
        <w:autoSpaceDN w:val="0"/>
        <w:adjustRightInd w:val="0"/>
        <w:spacing w:after="0" w:line="240" w:lineRule="auto"/>
        <w:rPr>
          <w:color w:val="000000"/>
          <w:sz w:val="36"/>
          <w:szCs w:val="36"/>
          <w:lang w:bidi="hi-IN"/>
        </w:rPr>
      </w:pPr>
    </w:p>
    <w:p w14:paraId="1225289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1.40</w:t>
      </w:r>
      <w:r>
        <w:rPr>
          <w:color w:val="000000"/>
          <w:sz w:val="36"/>
          <w:szCs w:val="36"/>
          <w:lang w:bidi="hi-IN"/>
        </w:rPr>
        <w:tab/>
        <w:t>pavamAna sUktaM</w:t>
      </w:r>
    </w:p>
    <w:p w14:paraId="3692335E" w14:textId="017002DD" w:rsidR="00BE419B" w:rsidRDefault="00676C77" w:rsidP="00BE419B">
      <w:pPr>
        <w:autoSpaceDE w:val="0"/>
        <w:autoSpaceDN w:val="0"/>
        <w:adjustRightInd w:val="0"/>
        <w:spacing w:after="0" w:line="240" w:lineRule="auto"/>
        <w:rPr>
          <w:color w:val="000000"/>
          <w:sz w:val="36"/>
          <w:szCs w:val="36"/>
          <w:lang w:bidi="hi-IN"/>
        </w:rPr>
      </w:pPr>
      <w:ins w:id="86" w:author="Microsoft account" w:date="2026-09-20T09:33:00Z">
        <w:r>
          <w:rPr>
            <w:color w:val="000000"/>
            <w:sz w:val="36"/>
            <w:szCs w:val="36"/>
            <w:lang w:bidi="hi-IN"/>
          </w:rPr>
          <w:t>&lt;/inline&gt;</w:t>
        </w:r>
      </w:ins>
      <w:r w:rsidR="00BE419B">
        <w:rPr>
          <w:color w:val="000000"/>
          <w:sz w:val="36"/>
          <w:szCs w:val="36"/>
          <w:lang w:bidi="hi-IN"/>
        </w:rPr>
        <w:t>TS 5</w:t>
      </w:r>
      <w:proofErr w:type="gramStart"/>
      <w:r w:rsidR="00BE419B">
        <w:rPr>
          <w:color w:val="000000"/>
          <w:sz w:val="36"/>
          <w:szCs w:val="36"/>
          <w:lang w:bidi="hi-IN"/>
        </w:rPr>
        <w:t>,6.1.1</w:t>
      </w:r>
      <w:proofErr w:type="gramEnd"/>
    </w:p>
    <w:p w14:paraId="21C97E2F"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hira#NyavarNAqH Suca#yaH pAvaqkA yAsu#jAqtaH kaqSyapOq yAsvindra#H |</w:t>
      </w:r>
      <w:r w:rsidR="001C5CC9">
        <w:rPr>
          <w:color w:val="000000"/>
          <w:sz w:val="36"/>
          <w:szCs w:val="36"/>
          <w:lang w:bidi="hi-IN"/>
        </w:rPr>
        <w:t xml:space="preserve"> </w:t>
      </w:r>
      <w:r>
        <w:rPr>
          <w:color w:val="000000"/>
          <w:sz w:val="36"/>
          <w:szCs w:val="36"/>
          <w:lang w:bidi="hi-IN"/>
        </w:rPr>
        <w:t xml:space="preserve">aqgniM~MyA garBa#MdadhiqrE virU#pAqstA naq ApaqSSa(gg) </w:t>
      </w:r>
    </w:p>
    <w:p w14:paraId="49FA8D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syOqnA Ba#vantu || </w:t>
      </w:r>
    </w:p>
    <w:p w14:paraId="2C067806" w14:textId="77777777" w:rsidR="00BE419B" w:rsidRDefault="00BE419B" w:rsidP="00BE419B">
      <w:pPr>
        <w:autoSpaceDE w:val="0"/>
        <w:autoSpaceDN w:val="0"/>
        <w:adjustRightInd w:val="0"/>
        <w:spacing w:after="0" w:line="240" w:lineRule="auto"/>
        <w:rPr>
          <w:color w:val="000000"/>
          <w:sz w:val="36"/>
          <w:szCs w:val="36"/>
          <w:lang w:bidi="hi-IN"/>
        </w:rPr>
      </w:pPr>
    </w:p>
    <w:p w14:paraId="0F374A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yAsAq(gm)q rAjAq varu#NOq yAtiq madhyE# satyAnRuqtE a#vaqpaSyaqn janA#nAM |</w:t>
      </w:r>
    </w:p>
    <w:p w14:paraId="571F01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maqdhuqScutaq-SSuca#yOqyAH pA#vaqkAstA naq ApaqSSa(gg) syOqnA Ba#vantu || </w:t>
      </w:r>
    </w:p>
    <w:p w14:paraId="5B90003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yAsA$M dEqvAdiqvi kRuqNvanti# BaqkShaM~MyA aqntari#kShE bahuqdhA Bava#nti |</w:t>
      </w:r>
    </w:p>
    <w:p w14:paraId="3E6645C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yAH pRu#thiqvIM paya#sOqndanti# SuqkrAstA naq ApaqSSa(gg) syOqnA Ba#vantu || </w:t>
      </w:r>
    </w:p>
    <w:p w14:paraId="748FDBC6" w14:textId="77777777" w:rsidR="00BE419B" w:rsidRDefault="00BE419B" w:rsidP="00BE419B">
      <w:pPr>
        <w:autoSpaceDE w:val="0"/>
        <w:autoSpaceDN w:val="0"/>
        <w:adjustRightInd w:val="0"/>
        <w:spacing w:after="0" w:line="240" w:lineRule="auto"/>
        <w:rPr>
          <w:color w:val="000000"/>
          <w:sz w:val="36"/>
          <w:szCs w:val="36"/>
          <w:lang w:bidi="hi-IN"/>
        </w:rPr>
      </w:pPr>
    </w:p>
    <w:p w14:paraId="4DEF3E2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SiqvEna# mAq cakShu#ShA paSyatApa SSiqvayA# taqnuvO-pa#spRuSataq tvaca#mEM |</w:t>
      </w:r>
    </w:p>
    <w:p w14:paraId="6E2F53E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sarvA(gm)# aqgnI(gm) ra#PsuqShadO# huvE vOq mayiq varcOq</w:t>
      </w:r>
      <w:r w:rsidR="001C5CC9">
        <w:rPr>
          <w:color w:val="000000"/>
          <w:sz w:val="36"/>
          <w:szCs w:val="36"/>
          <w:lang w:bidi="hi-IN"/>
        </w:rPr>
        <w:t xml:space="preserve"> </w:t>
      </w:r>
      <w:r>
        <w:rPr>
          <w:color w:val="000000"/>
          <w:sz w:val="36"/>
          <w:szCs w:val="36"/>
          <w:lang w:bidi="hi-IN"/>
        </w:rPr>
        <w:t>balaqmOjOq nidha#tta || 123 (34)</w:t>
      </w:r>
    </w:p>
    <w:p w14:paraId="28B3801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1.4.8.1 (for itEm NO. 124 to 129)</w:t>
      </w:r>
    </w:p>
    <w:p w14:paraId="0944E56B"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pava#</w:t>
      </w:r>
      <w:proofErr w:type="gramEnd"/>
      <w:r>
        <w:rPr>
          <w:color w:val="000000"/>
          <w:sz w:val="36"/>
          <w:szCs w:val="36"/>
          <w:lang w:bidi="hi-IN"/>
        </w:rPr>
        <w:t xml:space="preserve">mAnaq-ssuvaqrjana#H | paqvitrE#Naq vica#r.ShaNiH | yaH pOtAq sa pu#nAtu mA | </w:t>
      </w:r>
    </w:p>
    <w:p w14:paraId="3321FA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puqnantu# mA dEvajaqnAH | puqnantuq mana# vOdhiqyA | puqnantuq viSva# Aqyava#H | jAta#vEdaH paqvitra#vat | paqvitrE#Na punAhi mA | SuqkrENa# dEvaq dIdya#t | </w:t>
      </w:r>
    </w:p>
    <w:p w14:paraId="3986CAE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agnEq kratvAq-kratUq(gm)q ranu# || 124</w:t>
      </w:r>
    </w:p>
    <w:p w14:paraId="0322580F" w14:textId="77777777" w:rsidR="00BE419B" w:rsidRDefault="00BE419B" w:rsidP="00BE419B">
      <w:pPr>
        <w:autoSpaceDE w:val="0"/>
        <w:autoSpaceDN w:val="0"/>
        <w:adjustRightInd w:val="0"/>
        <w:spacing w:after="0" w:line="240" w:lineRule="auto"/>
        <w:rPr>
          <w:color w:val="000000"/>
          <w:sz w:val="36"/>
          <w:szCs w:val="36"/>
          <w:lang w:bidi="hi-IN"/>
        </w:rPr>
      </w:pPr>
    </w:p>
    <w:p w14:paraId="5798F9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yattE# paqvitra#-maqrciShi# | agnEq vita#ta-mantaqrA | brahmaq tEna# punImahE |</w:t>
      </w:r>
      <w:r w:rsidR="001C5CC9">
        <w:rPr>
          <w:color w:val="000000"/>
          <w:sz w:val="36"/>
          <w:szCs w:val="36"/>
          <w:lang w:bidi="hi-IN"/>
        </w:rPr>
        <w:t xml:space="preserve"> </w:t>
      </w:r>
      <w:r>
        <w:rPr>
          <w:color w:val="000000"/>
          <w:sz w:val="36"/>
          <w:szCs w:val="36"/>
          <w:lang w:bidi="hi-IN"/>
        </w:rPr>
        <w:t>uqBAByA$M dEva savitaH | paqvitrE#Na saqvEna# ca | iqdaM brahma# punImahE |</w:t>
      </w:r>
    </w:p>
    <w:p w14:paraId="2295BF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vaiqSvaqdEqvI pu#naqtI dEqvyAgA$t | yasyai# baqhvI-staqnuvO# vIqtapRu#ShThAH |</w:t>
      </w:r>
      <w:r w:rsidR="001C5CC9">
        <w:rPr>
          <w:color w:val="000000"/>
          <w:sz w:val="36"/>
          <w:szCs w:val="36"/>
          <w:lang w:bidi="hi-IN"/>
        </w:rPr>
        <w:t xml:space="preserve"> </w:t>
      </w:r>
      <w:r>
        <w:rPr>
          <w:color w:val="000000"/>
          <w:sz w:val="36"/>
          <w:szCs w:val="36"/>
          <w:lang w:bidi="hi-IN"/>
        </w:rPr>
        <w:t>tayAq mada#nta-ssadhaqmAdyE#Shu | vaqya(gg) syA#maq pata#yOrayIqNAM || 125</w:t>
      </w:r>
    </w:p>
    <w:p w14:paraId="65DED467" w14:textId="77777777" w:rsidR="00BE419B" w:rsidRDefault="00BE419B" w:rsidP="00BE419B">
      <w:pPr>
        <w:autoSpaceDE w:val="0"/>
        <w:autoSpaceDN w:val="0"/>
        <w:adjustRightInd w:val="0"/>
        <w:spacing w:after="0" w:line="240" w:lineRule="auto"/>
        <w:rPr>
          <w:color w:val="000000"/>
          <w:sz w:val="36"/>
          <w:szCs w:val="36"/>
          <w:lang w:bidi="hi-IN"/>
        </w:rPr>
      </w:pPr>
    </w:p>
    <w:p w14:paraId="308758A6"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vaiqSvAqnaqrO raqSmiBi#rmA punAtu | </w:t>
      </w:r>
    </w:p>
    <w:p w14:paraId="53609AF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vAta#H prAqNEnE# ShiqrO ma#yOq BUH |</w:t>
      </w:r>
    </w:p>
    <w:p w14:paraId="3C26CF13"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dyAvA#pRuthiqvI paya#sAq payO#BiH | </w:t>
      </w:r>
    </w:p>
    <w:p w14:paraId="37E2EC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RuqtAva#rI yaqj~jiyE# mA punItAM |</w:t>
      </w:r>
    </w:p>
    <w:p w14:paraId="179FCFAC"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bRuqhadBi</w:t>
      </w:r>
      <w:proofErr w:type="gramEnd"/>
      <w:r>
        <w:rPr>
          <w:color w:val="000000"/>
          <w:sz w:val="36"/>
          <w:szCs w:val="36"/>
          <w:lang w:bidi="hi-IN"/>
        </w:rPr>
        <w:t xml:space="preserve">#-ssavi taqstRuBi#H | var.Shi#ShThair -dEvaqmanma#BiH | agnEq dakShai$H punAhimA | </w:t>
      </w:r>
    </w:p>
    <w:p w14:paraId="68EEACE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yEna# dEqvA apu#nata | yE nApO# diqvya~gkaSa#H | tEna# diqvyEnaq brahma#NA || 126 </w:t>
      </w:r>
    </w:p>
    <w:p w14:paraId="276B4B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iqdaM brahma# punImahE | yaH pA#vamAqnI-raqddhayEti# | RuShi#Biq-ssaMBRu#taq(gm)q rasa$M | sarvaq(gm)q sa pUqtama#SnAti | svaqdiqtaM mA#taqriSva#nA | pAqvaqmAqnIryO aqqddhayEti# |</w:t>
      </w:r>
    </w:p>
    <w:p w14:paraId="5A2F8E21" w14:textId="77777777" w:rsidR="00BE419B" w:rsidRDefault="00BE419B" w:rsidP="00BE419B">
      <w:pPr>
        <w:autoSpaceDE w:val="0"/>
        <w:autoSpaceDN w:val="0"/>
        <w:adjustRightInd w:val="0"/>
        <w:spacing w:after="0" w:line="240" w:lineRule="auto"/>
        <w:rPr>
          <w:color w:val="000000"/>
          <w:sz w:val="36"/>
          <w:szCs w:val="36"/>
          <w:lang w:bidi="hi-IN"/>
        </w:rPr>
      </w:pPr>
    </w:p>
    <w:p w14:paraId="6D6C7C3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RuShi#Biq-ssaMBRu#taq(gm)q rasa$M | tasmaiq sara#svatI duhE | kShIqra(gm) saqrpi rmadhU#daqkaM | pAqvaqmAqnI-ssvaqstyaya#nIH || 127 </w:t>
      </w:r>
    </w:p>
    <w:p w14:paraId="75E5A629" w14:textId="77777777" w:rsidR="00BE419B" w:rsidRDefault="00BE419B" w:rsidP="00BE419B">
      <w:pPr>
        <w:autoSpaceDE w:val="0"/>
        <w:autoSpaceDN w:val="0"/>
        <w:adjustRightInd w:val="0"/>
        <w:spacing w:after="0" w:line="240" w:lineRule="auto"/>
        <w:rPr>
          <w:color w:val="000000"/>
          <w:sz w:val="36"/>
          <w:szCs w:val="36"/>
          <w:lang w:bidi="hi-IN"/>
        </w:rPr>
      </w:pPr>
    </w:p>
    <w:p w14:paraId="062479FE" w14:textId="6C433432"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suqduGAqhi paya#svatIH | RuShi#Biq-ssaMBRu#tOq rasa#H | brAqhmaqNEShvaq-mRuta(gm)# hiqtaM | pAqvaqmAqnIr di#Santu naH | iqmaM M~MlOqkamathO# aqmuM | kAmAqnth-sama#</w:t>
      </w:r>
      <w:r w:rsidR="00D60B0F">
        <w:rPr>
          <w:color w:val="000000"/>
          <w:sz w:val="36"/>
          <w:szCs w:val="36"/>
          <w:lang w:bidi="hi-IN"/>
        </w:rPr>
        <w:t>r</w:t>
      </w:r>
      <w:r>
        <w:rPr>
          <w:color w:val="000000"/>
          <w:sz w:val="36"/>
          <w:szCs w:val="36"/>
          <w:lang w:bidi="hi-IN"/>
        </w:rPr>
        <w:t>ddh</w:t>
      </w:r>
      <w:r w:rsidR="00D60B0F">
        <w:rPr>
          <w:color w:val="000000"/>
          <w:sz w:val="36"/>
          <w:szCs w:val="36"/>
          <w:lang w:bidi="hi-IN"/>
        </w:rPr>
        <w:t>a</w:t>
      </w:r>
      <w:r>
        <w:rPr>
          <w:color w:val="000000"/>
          <w:sz w:val="36"/>
          <w:szCs w:val="36"/>
          <w:lang w:bidi="hi-IN"/>
        </w:rPr>
        <w:t xml:space="preserve">yantu naH | </w:t>
      </w:r>
    </w:p>
    <w:p w14:paraId="4068CBE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dEqvIrdEqvaiH saqmA BRu#tAH | pAqvaqmAqnI-ssvaqstyaya#nIH | suqduGAqhi GRu#taqScuta#H | RuShi#Biq-ssaMBRu#tOq rasa#H || 128</w:t>
      </w:r>
    </w:p>
    <w:p w14:paraId="0F644E51" w14:textId="77777777" w:rsidR="00BE419B" w:rsidRDefault="00BE419B" w:rsidP="00BE419B">
      <w:pPr>
        <w:autoSpaceDE w:val="0"/>
        <w:autoSpaceDN w:val="0"/>
        <w:adjustRightInd w:val="0"/>
        <w:spacing w:after="0" w:line="240" w:lineRule="auto"/>
        <w:rPr>
          <w:color w:val="000000"/>
          <w:sz w:val="36"/>
          <w:szCs w:val="36"/>
          <w:lang w:bidi="hi-IN"/>
        </w:rPr>
      </w:pPr>
    </w:p>
    <w:p w14:paraId="161D3FA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brAqhmaqNEShvaq-</w:t>
      </w:r>
      <w:proofErr w:type="gramStart"/>
      <w:r>
        <w:rPr>
          <w:color w:val="000000"/>
          <w:sz w:val="36"/>
          <w:szCs w:val="36"/>
          <w:lang w:bidi="hi-IN"/>
        </w:rPr>
        <w:t>mRuta(</w:t>
      </w:r>
      <w:proofErr w:type="gramEnd"/>
      <w:r>
        <w:rPr>
          <w:color w:val="000000"/>
          <w:sz w:val="36"/>
          <w:szCs w:val="36"/>
          <w:lang w:bidi="hi-IN"/>
        </w:rPr>
        <w:t xml:space="preserve">gm)#  hiqtaM | yEna# dEqvAH paqvitrE#Na | AqtmAna#M puqnatEq sadA$ | </w:t>
      </w:r>
    </w:p>
    <w:p w14:paraId="7B1F0B41"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tEna# saqhasra# dhArENa | pAqvaqmAqnyaH </w:t>
      </w:r>
    </w:p>
    <w:p w14:paraId="70FFC1E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pu#nantu mA | prAqjAqpaqtyaM paqvitra$M | </w:t>
      </w:r>
    </w:p>
    <w:p w14:paraId="1EBEE6E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SaqtOdyA#ma(gm) hiraqNmaya$M | tEna# brahmaq vidO# vaqyaM | pUqtaM brahma# punImahE | indra#-ssunIqtI saqha mA# punAtu | sOma#-ssvaqstyA varu#Na-ssaqmIcyA$ | yaqmO rAjA$ pramRuqNABi#H punAtumA | </w:t>
      </w:r>
    </w:p>
    <w:p w14:paraId="1CAC1A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jAqtavE#dA mOqrjaya#ntyA punAtu | OM BUrBuvaqssuva#H || 129</w:t>
      </w:r>
    </w:p>
    <w:p w14:paraId="1180CB3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TB 3.5.11.1</w:t>
      </w:r>
    </w:p>
    <w:p w14:paraId="15017B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tacCaqM~MyOrA vRu#NImahE | gAqtuM ya~qMj~jAya# | gAqtu M~Myaqj~japa#tayE |</w:t>
      </w:r>
    </w:p>
    <w:p w14:paraId="74EC2B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daivI$svaqsti-ra#stunaH | svaqstir-mAnu#ShEByaH | </w:t>
      </w:r>
    </w:p>
    <w:p w14:paraId="23556D70" w14:textId="77777777" w:rsidR="001C5CC9"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Uqd^^rdhvaM ji#gAtu BEShaqjaM | </w:t>
      </w:r>
    </w:p>
    <w:p w14:paraId="1F541B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SannO# astu dviqpadE$ | SaMcatu#ShpadE || 130 (36)</w:t>
      </w:r>
    </w:p>
    <w:p w14:paraId="78AE33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OM SAntiqH SAntiqH SAnti#H ||</w:t>
      </w:r>
    </w:p>
    <w:p w14:paraId="4DE9EBAA"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 udakaSAnti</w:t>
      </w:r>
      <w:proofErr w:type="gramEnd"/>
      <w:r>
        <w:rPr>
          <w:color w:val="000000"/>
          <w:sz w:val="36"/>
          <w:szCs w:val="36"/>
          <w:lang w:bidi="hi-IN"/>
        </w:rPr>
        <w:t xml:space="preserve"> samAptaM )</w:t>
      </w:r>
    </w:p>
    <w:p w14:paraId="2202C688" w14:textId="77777777" w:rsidR="00BE419B" w:rsidRDefault="00BE419B" w:rsidP="001C5CC9">
      <w:pPr>
        <w:pStyle w:val="NoSpacing"/>
        <w:rPr>
          <w:lang w:bidi="hi-IN"/>
        </w:rPr>
      </w:pPr>
    </w:p>
    <w:p w14:paraId="5F8706D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1.41</w:t>
      </w:r>
      <w:r>
        <w:rPr>
          <w:color w:val="000000"/>
          <w:sz w:val="36"/>
          <w:szCs w:val="36"/>
          <w:lang w:bidi="hi-IN"/>
        </w:rPr>
        <w:tab/>
        <w:t xml:space="preserve"> nakShatra sUktaM (nakShatra japa mantrAH)</w:t>
      </w:r>
    </w:p>
    <w:p w14:paraId="5A1EC2E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1.nakShatraM - kRuttikA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92896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aqgnirna#H pAtuq kRutti#kAH | nakSha#traM dEqvami#ndriqyaM | iqdamA#sAM-~MvicakShaqNaM | </w:t>
      </w:r>
    </w:p>
    <w:p w14:paraId="552374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haqvirAqsan ju#hOtana | yasyaq BAnti# raqSmayOq yasya# kEqtava#H | yasyEqmA viSvAq Buva#nAniq sarvA$ | sa kRutti#kA BiraqBi-saqm~MvasA#naH |</w:t>
      </w:r>
    </w:p>
    <w:p w14:paraId="4C432D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aqgnirnO# dEqvassu#viqtE da#dhAtu || </w:t>
      </w:r>
    </w:p>
    <w:p w14:paraId="483F724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aqgnayEq svAhAq kRutti#kAByaq ssvAhA$ | </w:t>
      </w:r>
    </w:p>
    <w:p w14:paraId="450FB8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aqbAMyaiq svAhA# duqlAyaiq svAhA$ | </w:t>
      </w:r>
    </w:p>
    <w:p w14:paraId="0725F4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niqtaqtnyai svAhAq &amp;Braya#ntyaiq svAhA$ | </w:t>
      </w:r>
    </w:p>
    <w:p w14:paraId="562FD7D7"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mEqGaya#</w:t>
      </w:r>
      <w:proofErr w:type="gramEnd"/>
      <w:r>
        <w:rPr>
          <w:color w:val="000000"/>
          <w:sz w:val="36"/>
          <w:szCs w:val="36"/>
          <w:lang w:bidi="hi-IN"/>
        </w:rPr>
        <w:t xml:space="preserve">ntyaiq svAhA# vaqrq.Shaya#ntyaiq svAhA$ | </w:t>
      </w:r>
    </w:p>
    <w:p w14:paraId="0478423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cuqpuqNIkA#yaiq svAhA$ || 1</w:t>
      </w:r>
    </w:p>
    <w:p w14:paraId="14916CD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(kRuttikA nakShatra dEvatAyai agnayE namaH)</w:t>
      </w:r>
    </w:p>
    <w:p w14:paraId="2A09F9D5" w14:textId="77777777" w:rsidR="00C803CE" w:rsidRDefault="00C803CE" w:rsidP="00BE419B">
      <w:pPr>
        <w:autoSpaceDE w:val="0"/>
        <w:autoSpaceDN w:val="0"/>
        <w:adjustRightInd w:val="0"/>
        <w:spacing w:after="0" w:line="240" w:lineRule="auto"/>
        <w:rPr>
          <w:color w:val="000000"/>
          <w:sz w:val="36"/>
          <w:szCs w:val="36"/>
          <w:lang w:bidi="hi-IN"/>
        </w:rPr>
      </w:pPr>
    </w:p>
    <w:p w14:paraId="5BC225E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 nakShatraM - rOhiNI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42354B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praqjApa#tE rOhiqNI vE#tuq patnI$ | viqSvarU#pA bRuhaqtI ciqtraBA#nuH | sA nO# yaqj~jasya# suviqtE da#dhAtu | yathAq jIvE#ma SaqradaqssavI#rAH | </w:t>
      </w:r>
    </w:p>
    <w:p w14:paraId="118D82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rOqhiqNI dEqvyuda#gAt puqrastA$t | viSvA# rUqpANi# pratiqmOda#mAnA | praqjApa#ti(gm) haqviShA# vaqrdhaya#ntI | priqyA dEqvAnAq-mupa#yAtu yaqj~jaM || </w:t>
      </w:r>
    </w:p>
    <w:p w14:paraId="7CD337B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praqjApa#tayEq svAhA# rOhiqNyai svAhA$ | </w:t>
      </w:r>
    </w:p>
    <w:p w14:paraId="4E0E616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rOca#mAnAyaiq svAhA$ praqjAByaq svAhA$ || 2</w:t>
      </w:r>
    </w:p>
    <w:p w14:paraId="18BC27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(rOhiNI nakShatra dEvAtAyai prajApatayE namaH)</w:t>
      </w:r>
    </w:p>
    <w:p w14:paraId="0538CDDC" w14:textId="77777777" w:rsidR="00C803CE" w:rsidRDefault="00C803CE" w:rsidP="00BE419B">
      <w:pPr>
        <w:autoSpaceDE w:val="0"/>
        <w:autoSpaceDN w:val="0"/>
        <w:adjustRightInd w:val="0"/>
        <w:spacing w:after="0" w:line="240" w:lineRule="auto"/>
        <w:rPr>
          <w:color w:val="000000"/>
          <w:sz w:val="36"/>
          <w:szCs w:val="36"/>
          <w:lang w:bidi="hi-IN"/>
        </w:rPr>
      </w:pPr>
    </w:p>
    <w:p w14:paraId="6F3E2DD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3.nakShatraM - mRugaSIr.ShaH</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3F715E6F" w14:textId="77777777" w:rsidR="00C803CE"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sOmOq rAjA# mRugaSIqraq.ShENaq Agann# | </w:t>
      </w:r>
    </w:p>
    <w:p w14:paraId="7B408D2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SiqvaM nakSha#traM priqyama#syaq dhAma# | </w:t>
      </w:r>
    </w:p>
    <w:p w14:paraId="76751B2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AqpyAya#mAnO bahuqqdhA janE#Shu | rEta#H praqjAM ~Myaja#mAnE dadhAtu | yattEq nakSha#traM mRugaSIqrq.Shamasti# | priqya(gm) rA#jan priqyata#maM priqyANA$M |</w:t>
      </w:r>
      <w:r w:rsidR="00C803CE">
        <w:rPr>
          <w:color w:val="000000"/>
          <w:sz w:val="36"/>
          <w:szCs w:val="36"/>
          <w:lang w:bidi="hi-IN"/>
        </w:rPr>
        <w:t xml:space="preserve"> </w:t>
      </w:r>
      <w:r>
        <w:rPr>
          <w:color w:val="000000"/>
          <w:sz w:val="36"/>
          <w:szCs w:val="36"/>
          <w:lang w:bidi="hi-IN"/>
        </w:rPr>
        <w:t xml:space="preserve">tasmai# tE sOma haqviShA# vidhEma | Sanna# Edhi dviqpadEq SaMcatu#ShpadE || </w:t>
      </w:r>
    </w:p>
    <w:p w14:paraId="059F10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sOmA#yaq svAhA# mRugaSIqrq.ShAyaq svAhA$ | </w:t>
      </w:r>
    </w:p>
    <w:p w14:paraId="424D3D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iqnvaqkAByaq ssvAhauSha#dhIByaq ssvAhA$ | </w:t>
      </w:r>
    </w:p>
    <w:p w14:paraId="283BBD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rAqjyAyaq svAhAq-&amp;Biji#tyaiq svAhA$ || 3 </w:t>
      </w:r>
    </w:p>
    <w:p w14:paraId="16DACA6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(mRugaSIr.Sha nakShatra dEvatAyai sOmAya namaH)</w:t>
      </w:r>
    </w:p>
    <w:p w14:paraId="6292D20A" w14:textId="77777777" w:rsidR="00BE419B" w:rsidRDefault="00BE419B" w:rsidP="00BE419B">
      <w:pPr>
        <w:autoSpaceDE w:val="0"/>
        <w:autoSpaceDN w:val="0"/>
        <w:adjustRightInd w:val="0"/>
        <w:spacing w:after="0" w:line="240" w:lineRule="auto"/>
        <w:rPr>
          <w:color w:val="000000"/>
          <w:sz w:val="36"/>
          <w:szCs w:val="36"/>
          <w:lang w:bidi="hi-IN"/>
        </w:rPr>
      </w:pPr>
    </w:p>
    <w:p w14:paraId="3590AB9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4. nakShatraM - ArdrA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0A129CAA" w14:textId="77777777" w:rsidR="00C803CE"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AqrdrayA# ruqdraH pratha#mA na Eti | </w:t>
      </w:r>
    </w:p>
    <w:p w14:paraId="0710E81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dEqvAnAqM pati#raGniqyAnA$M | </w:t>
      </w:r>
    </w:p>
    <w:p w14:paraId="2EA3CADD" w14:textId="77777777" w:rsidR="00C803CE"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nakSha#tramasya haqviShA# vidhEma |</w:t>
      </w:r>
    </w:p>
    <w:p w14:paraId="5CAA4F5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 mA na#H praqjA(gm) rI#riShaqn mOta vIqrAn | </w:t>
      </w:r>
    </w:p>
    <w:p w14:paraId="0CB261E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hEqtI ruqdrasyaq pari#NO vRuNaktu | AqrdrA nakSha#traM juShatA(gm) haqvirna#H | </w:t>
      </w:r>
    </w:p>
    <w:p w14:paraId="32635FB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praqmuq~jcamA#nau duriqtAniq viSvA$ | apAqGaSa(gm)# sannu-datAqmarA#tiM || </w:t>
      </w:r>
    </w:p>
    <w:p w14:paraId="295CE1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ruqdrAyaq svAhAq&amp;&amp;rdrAyaiq svAhA$ | </w:t>
      </w:r>
    </w:p>
    <w:p w14:paraId="6B319D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pinva#mAnAyaiq svAhA# paqSuByaq ssvAhA$ || 4</w:t>
      </w:r>
    </w:p>
    <w:p w14:paraId="697B42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(ArdrA nakShatra dEvatAyai rudrAya namaH)</w:t>
      </w:r>
    </w:p>
    <w:p w14:paraId="38A3BF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5.nakShatraM - punarvasu</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7CEDECD8"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puna#</w:t>
      </w:r>
      <w:proofErr w:type="gramEnd"/>
      <w:r>
        <w:rPr>
          <w:color w:val="000000"/>
          <w:sz w:val="36"/>
          <w:szCs w:val="36"/>
          <w:lang w:bidi="hi-IN"/>
        </w:rPr>
        <w:t>rnO dEqvyadi#tiH spRuNOtu | puna#rvasU naqH punaqrEtA$M ~Myaqj~jaM |</w:t>
      </w:r>
      <w:r w:rsidR="00C803CE">
        <w:rPr>
          <w:color w:val="000000"/>
          <w:sz w:val="36"/>
          <w:szCs w:val="36"/>
          <w:lang w:bidi="hi-IN"/>
        </w:rPr>
        <w:t xml:space="preserve"> </w:t>
      </w:r>
      <w:r>
        <w:rPr>
          <w:color w:val="000000"/>
          <w:sz w:val="36"/>
          <w:szCs w:val="36"/>
          <w:lang w:bidi="hi-IN"/>
        </w:rPr>
        <w:t xml:space="preserve">puna#rnO dEqvA aqBiya#ntuq sarvE$ | puna#H punarvO haqviShA# yajAmaH | </w:t>
      </w:r>
      <w:r w:rsidR="00C803CE">
        <w:rPr>
          <w:color w:val="000000"/>
          <w:sz w:val="36"/>
          <w:szCs w:val="36"/>
          <w:lang w:bidi="hi-IN"/>
        </w:rPr>
        <w:t xml:space="preserve"> </w:t>
      </w:r>
      <w:r>
        <w:rPr>
          <w:color w:val="000000"/>
          <w:sz w:val="36"/>
          <w:szCs w:val="36"/>
          <w:lang w:bidi="hi-IN"/>
        </w:rPr>
        <w:t xml:space="preserve">EqvA na dEqvyadi#tiranaqrvA | viSva#sya BaqrtrI jaga#taH pratiqShThA | </w:t>
      </w:r>
    </w:p>
    <w:p w14:paraId="4EA403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puna#rvasU haqviShA# vaqrdhaya#ntI | priqyaM dEqvAnAq-mapyE#tuq pAtha#H || </w:t>
      </w:r>
    </w:p>
    <w:p w14:paraId="0524F253" w14:textId="77777777" w:rsidR="00BE419B" w:rsidRDefault="00BE419B" w:rsidP="00BE419B">
      <w:pPr>
        <w:autoSpaceDE w:val="0"/>
        <w:autoSpaceDN w:val="0"/>
        <w:adjustRightInd w:val="0"/>
        <w:spacing w:after="0" w:line="240" w:lineRule="auto"/>
        <w:rPr>
          <w:color w:val="000000"/>
          <w:sz w:val="36"/>
          <w:szCs w:val="36"/>
          <w:lang w:bidi="hi-IN"/>
        </w:rPr>
      </w:pPr>
    </w:p>
    <w:p w14:paraId="75711FA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adi#tyaiq svAhAq puna#rvasuByAM | </w:t>
      </w:r>
    </w:p>
    <w:p w14:paraId="0FD96BF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BU$tyaiq svAhAq prajA$tyaiq svAhA$ || 5 </w:t>
      </w:r>
    </w:p>
    <w:p w14:paraId="2310CD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(punarvasu nakShatra dEvatAyai adityai namaH)</w:t>
      </w:r>
    </w:p>
    <w:p w14:paraId="5695A87B" w14:textId="77777777" w:rsidR="00EA1E42" w:rsidRDefault="00EA1E42" w:rsidP="00BE419B">
      <w:pPr>
        <w:autoSpaceDE w:val="0"/>
        <w:autoSpaceDN w:val="0"/>
        <w:adjustRightInd w:val="0"/>
        <w:spacing w:after="0" w:line="240" w:lineRule="auto"/>
        <w:rPr>
          <w:color w:val="000000"/>
          <w:sz w:val="36"/>
          <w:szCs w:val="36"/>
          <w:lang w:bidi="hi-IN"/>
        </w:rPr>
      </w:pPr>
    </w:p>
    <w:p w14:paraId="466D5F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6.nakShatraM - puShyaH</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D071BB5" w14:textId="15F18D86"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bRuhaqspati#H prathaqma~jjAya#mAnaH | tiqShya#M nakSha#tramaqBi saMba#BUva | SrEShThO# dEqvAnAqM pRuta#nAsu jiqShNuH | diSO nuq sarvAq aBa#yannO astu | tiqShya#H puqrastA#duqta ma#dhyaqtO na#H | bRuhaqspati#r naqH pari#pAtu </w:t>
      </w:r>
      <w:r>
        <w:rPr>
          <w:color w:val="000000"/>
          <w:sz w:val="36"/>
          <w:szCs w:val="36"/>
          <w:lang w:bidi="hi-IN"/>
        </w:rPr>
        <w:lastRenderedPageBreak/>
        <w:t>paqScAt | bAdhE# tAqn dvEShOq aBa#yaM kRuNutAM | suqvIrya#syaq pata#ya</w:t>
      </w:r>
      <w:r w:rsidR="001B7A75">
        <w:rPr>
          <w:color w:val="000000"/>
          <w:sz w:val="36"/>
          <w:szCs w:val="36"/>
          <w:lang w:bidi="hi-IN"/>
        </w:rPr>
        <w:t xml:space="preserve">s </w:t>
      </w:r>
      <w:r>
        <w:rPr>
          <w:color w:val="000000"/>
          <w:sz w:val="36"/>
          <w:szCs w:val="36"/>
          <w:lang w:bidi="hi-IN"/>
        </w:rPr>
        <w:t xml:space="preserve">syAma || </w:t>
      </w:r>
    </w:p>
    <w:p w14:paraId="44BEE990" w14:textId="77777777" w:rsidR="00EA1E42" w:rsidRDefault="00EA1E42" w:rsidP="00BE419B">
      <w:pPr>
        <w:autoSpaceDE w:val="0"/>
        <w:autoSpaceDN w:val="0"/>
        <w:adjustRightInd w:val="0"/>
        <w:spacing w:after="0" w:line="240" w:lineRule="auto"/>
        <w:rPr>
          <w:color w:val="000000"/>
          <w:sz w:val="36"/>
          <w:szCs w:val="36"/>
          <w:lang w:bidi="hi-IN"/>
        </w:rPr>
      </w:pPr>
    </w:p>
    <w:p w14:paraId="6B1308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bRuhaqspata#yEq svAhA# tiqShyA#yaq svAhA$ | </w:t>
      </w:r>
    </w:p>
    <w:p w14:paraId="542923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braqhmaqvaqrcaqsAyaq svAhA$ || 6 (puShya nakShatra dEvatAyai bRuhaspatayE namaH)</w:t>
      </w:r>
    </w:p>
    <w:p w14:paraId="495629D4" w14:textId="77777777" w:rsidR="00EA1E42" w:rsidRDefault="00EA1E42" w:rsidP="00BE419B">
      <w:pPr>
        <w:autoSpaceDE w:val="0"/>
        <w:autoSpaceDN w:val="0"/>
        <w:adjustRightInd w:val="0"/>
        <w:spacing w:after="0" w:line="240" w:lineRule="auto"/>
        <w:rPr>
          <w:color w:val="000000"/>
          <w:sz w:val="36"/>
          <w:szCs w:val="36"/>
          <w:lang w:bidi="hi-IN"/>
        </w:rPr>
      </w:pPr>
    </w:p>
    <w:p w14:paraId="098F751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7. nakShatraM -ASrEShaM</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5F8BF3B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iqda(gm) saqrpEByO# haqvira#stuq juShTa$M | AqSrEqShA yEShA# manuqyantiq cEta#H | </w:t>
      </w:r>
    </w:p>
    <w:p w14:paraId="1711465D"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yE aqntari#kShaM pRuthiqvIM-kShiqyanti# | </w:t>
      </w:r>
    </w:p>
    <w:p w14:paraId="0CC52E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tEna# ssaqrpAsOq havaqmAga#miShThAH | </w:t>
      </w:r>
    </w:p>
    <w:p w14:paraId="03A655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yE rO#caqnE sUryaqsyApi# saqrpAH | yE diva#M dEqvI-manu#saq~jcara#nti | yEShA#mASrEqShA a#nuqyantiq kAma$M | tEBya#-ssaqrpEByOq madhu#-majjuhOmi ||</w:t>
      </w:r>
    </w:p>
    <w:p w14:paraId="1F365E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 </w:t>
      </w:r>
    </w:p>
    <w:p w14:paraId="03C7FA3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saqrpEByaq ssvAhA$ &amp;&amp;SrEqShAByaq ssvAhA$ | </w:t>
      </w:r>
    </w:p>
    <w:p w14:paraId="29D6818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daqndaqSUkE$Byaq ssvAhA$ || 7</w:t>
      </w:r>
    </w:p>
    <w:p w14:paraId="2533A2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(ASrEShA nakShatra dEvatAyai sarpEByO namaH)</w:t>
      </w:r>
    </w:p>
    <w:p w14:paraId="490064F4" w14:textId="77777777" w:rsidR="00EA1E42" w:rsidRDefault="00EA1E42" w:rsidP="00BE419B">
      <w:pPr>
        <w:autoSpaceDE w:val="0"/>
        <w:autoSpaceDN w:val="0"/>
        <w:adjustRightInd w:val="0"/>
        <w:spacing w:after="0" w:line="240" w:lineRule="auto"/>
        <w:rPr>
          <w:color w:val="000000"/>
          <w:sz w:val="36"/>
          <w:szCs w:val="36"/>
          <w:lang w:bidi="hi-IN"/>
        </w:rPr>
      </w:pPr>
    </w:p>
    <w:p w14:paraId="2F2DC27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8.nakShatraM - maGA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09899F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upa#hUtAH piqtarOq yE maqGAsu# | manO#javasa-ssuqkRuta#-ssukRuqtyAH | tE nOq nakSha#trEq havaqmAga#miShThAH | svaqdhABi#r yaqj~jaM praya#taM juShantAM | yE a#gnidaqgdhA yE&amp;na#gni-dagdhAH | yE#&amp;mu~MllOqkaM piqtara#H kShiqyanti# | </w:t>
      </w:r>
    </w:p>
    <w:p w14:paraId="7FB8D6A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yA(gg)Sca# viqdmayA(gm) u# caq na pra#viqdma | maqGAsu# yaqj~ja(gm) sukRu#taM juShantAM || </w:t>
      </w:r>
    </w:p>
    <w:p w14:paraId="710FA6BF" w14:textId="77777777" w:rsidR="00EA1E42" w:rsidRDefault="00EA1E42" w:rsidP="00BE419B">
      <w:pPr>
        <w:autoSpaceDE w:val="0"/>
        <w:autoSpaceDN w:val="0"/>
        <w:adjustRightInd w:val="0"/>
        <w:spacing w:after="0" w:line="240" w:lineRule="auto"/>
        <w:rPr>
          <w:color w:val="000000"/>
          <w:sz w:val="36"/>
          <w:szCs w:val="36"/>
          <w:lang w:bidi="hi-IN"/>
        </w:rPr>
      </w:pPr>
    </w:p>
    <w:p w14:paraId="007CE4C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piqtRuByaq ssvAhA# maqGABya#H | </w:t>
      </w:r>
    </w:p>
    <w:p w14:paraId="52605AD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&amp;naqGAByaq ssvAhA# &amp;gaqdABya#H | </w:t>
      </w:r>
    </w:p>
    <w:p w14:paraId="558AA43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svAhA#rundhaqtIByaq ssvAhA$ || 8</w:t>
      </w:r>
    </w:p>
    <w:p w14:paraId="42CA54F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(maGA nakShatra dEvatAyai pitRuByO namaH)</w:t>
      </w:r>
    </w:p>
    <w:p w14:paraId="672ADED9" w14:textId="77777777" w:rsidR="00BE419B" w:rsidRDefault="00BE419B" w:rsidP="00BE419B">
      <w:pPr>
        <w:autoSpaceDE w:val="0"/>
        <w:autoSpaceDN w:val="0"/>
        <w:adjustRightInd w:val="0"/>
        <w:spacing w:after="0" w:line="240" w:lineRule="auto"/>
        <w:rPr>
          <w:color w:val="000000"/>
          <w:sz w:val="36"/>
          <w:szCs w:val="36"/>
          <w:lang w:bidi="hi-IN"/>
        </w:rPr>
      </w:pPr>
    </w:p>
    <w:p w14:paraId="72B417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9.nakShatraM - pUrvaPalgu#nI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01F58BB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gavAqM patiqH Palgu#nI-nAmasiq tvaM | tada#r^^yaman varuNa mitraq cAru# | taMtvA# vaqya(gm) sa#niqtAra(gm)# sanIqnAM | jIqvA jIva#ntaqmupaq sam~Mvi#SEma | yEnEqmA viSvAq Buva#nAniq sa~jji#tA | yasya# dEqvA a#nusaq~Myyantiq cEta#H | </w:t>
      </w:r>
    </w:p>
    <w:p w14:paraId="43FD068D"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aqryaqmA rAjAq&amp;jaraqstu vi#ShmAn | </w:t>
      </w:r>
    </w:p>
    <w:p w14:paraId="5CF135BA"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Palgu#nInA-mRuShaqBO rO#ravIti || </w:t>
      </w:r>
    </w:p>
    <w:p w14:paraId="2CA6FD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aqryaqmNE svAhAq Palgu#nIByAq(gg)q svAhA$ | paqSuByaq ssvAhA$ || 9</w:t>
      </w:r>
    </w:p>
    <w:p w14:paraId="1D5CFA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(pUrvaPalgu#nI nakShatra dEvatAyai aryamNE namaH)</w:t>
      </w:r>
    </w:p>
    <w:p w14:paraId="12F977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10.nakShatraM - uttara Pa#lgunI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076EA060"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dEqvAnA$M BagavO BagAsi | tattvA# viduqH Palgu#nIq-stasya# vittAt | aqsmaBya#M-kShaqtramaqjara(gm)# suqvIrya$M | </w:t>
      </w:r>
    </w:p>
    <w:p w14:paraId="3A0B2A4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gOmaqdaSva#-vaqdupaqsannu#-dEqha | </w:t>
      </w:r>
    </w:p>
    <w:p w14:paraId="59622130"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BagO#ha dAqtA Bagaq itpra#dAqtA | </w:t>
      </w:r>
    </w:p>
    <w:p w14:paraId="24A0132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BagO# dEqvIH Palgu#nIq-rAvi#vESa | </w:t>
      </w:r>
    </w:p>
    <w:p w14:paraId="2C0B2AB7"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BagaqsyEttaM pra#saqvaM ga#mEma | </w:t>
      </w:r>
    </w:p>
    <w:p w14:paraId="437271C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yatra# dEqvai-ssa#dhaqmAda#M madEma | || </w:t>
      </w:r>
    </w:p>
    <w:p w14:paraId="18834A6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BagA#yaq svAhAq Palgu#nIByAq(gg)q svAhA$ | </w:t>
      </w:r>
    </w:p>
    <w:p w14:paraId="7FC99E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SraiShThayA#yaq svAhA$ || 10</w:t>
      </w:r>
    </w:p>
    <w:p w14:paraId="74C5A8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(uttaraPa#lgunI nakShatra dEvatAyai BagAya namaH)</w:t>
      </w:r>
    </w:p>
    <w:p w14:paraId="5DD15DA6" w14:textId="77777777" w:rsidR="00EA1E42" w:rsidRDefault="00EA1E42" w:rsidP="00BE419B">
      <w:pPr>
        <w:autoSpaceDE w:val="0"/>
        <w:autoSpaceDN w:val="0"/>
        <w:adjustRightInd w:val="0"/>
        <w:spacing w:after="0" w:line="240" w:lineRule="auto"/>
        <w:rPr>
          <w:color w:val="000000"/>
          <w:sz w:val="36"/>
          <w:szCs w:val="36"/>
          <w:lang w:bidi="hi-IN"/>
        </w:rPr>
      </w:pPr>
    </w:p>
    <w:p w14:paraId="440296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11.nakShatraM - hastaH</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324253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AyA#tu dEqva-ssa#viqtO pa#yAtu | hiqraqNyayE#na suqvRutAq rathE#na | vahaqnaq. hasta(gm)# suqBaga#M ~MvidmaqnApa#saM | praqyacCa#ntaqM papu#riqM </w:t>
      </w:r>
      <w:r>
        <w:rPr>
          <w:color w:val="000000"/>
          <w:sz w:val="36"/>
          <w:szCs w:val="36"/>
          <w:lang w:bidi="hi-IN"/>
        </w:rPr>
        <w:lastRenderedPageBreak/>
        <w:t>puNyaqmacCa# |</w:t>
      </w:r>
      <w:r w:rsidR="00EA1E42">
        <w:rPr>
          <w:color w:val="000000"/>
          <w:sz w:val="36"/>
          <w:szCs w:val="36"/>
          <w:lang w:bidi="hi-IN"/>
        </w:rPr>
        <w:t xml:space="preserve"> </w:t>
      </w:r>
      <w:r>
        <w:rPr>
          <w:color w:val="000000"/>
          <w:sz w:val="36"/>
          <w:szCs w:val="36"/>
          <w:lang w:bidi="hi-IN"/>
        </w:rPr>
        <w:t>hastaqH praya#cCa tvaqmRutaqM ~MvasI#yaH | dakShi#NEnaq prati#gRuBNIma Enat |</w:t>
      </w:r>
    </w:p>
    <w:p w14:paraId="358B125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dAqtAra#-maqdya sa#viqtA vi#dEya | yO nOq hastA#ya prasuqvAti# yaqj~jaM || saqviqtrE svAhAq hastA#ya | svAhA# dadaqtE svAhA# pRuNaqtE | </w:t>
      </w:r>
    </w:p>
    <w:p w14:paraId="334CA66C"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svAhA$ praqyacCa#tEq svAhA$ pratigRuBNaqtE </w:t>
      </w:r>
    </w:p>
    <w:p w14:paraId="1E9943E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svAhA$ ||</w:t>
      </w:r>
    </w:p>
    <w:p w14:paraId="78CE66A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(hasta nakShatra dEvatAyai savitrE namaH) 11</w:t>
      </w:r>
    </w:p>
    <w:p w14:paraId="21460DC9" w14:textId="77777777" w:rsidR="00EA1E42" w:rsidRDefault="00EA1E42" w:rsidP="00BE419B">
      <w:pPr>
        <w:autoSpaceDE w:val="0"/>
        <w:autoSpaceDN w:val="0"/>
        <w:adjustRightInd w:val="0"/>
        <w:spacing w:after="0" w:line="240" w:lineRule="auto"/>
        <w:rPr>
          <w:color w:val="000000"/>
          <w:sz w:val="36"/>
          <w:szCs w:val="36"/>
          <w:lang w:bidi="hi-IN"/>
        </w:rPr>
      </w:pPr>
    </w:p>
    <w:p w14:paraId="178B932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12. nakShatraM - citrA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0988B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tvaShTAq nakSha#tra-maqByE#ti ciqtrAM | suqBa(gm) sa#saM-~Myuvaqti(gm) rOca#mAnAM | </w:t>
      </w:r>
    </w:p>
    <w:p w14:paraId="5731076F"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niqvEqSaya#nnaq-mRutAqn martyA(gg)#Sca | </w:t>
      </w:r>
    </w:p>
    <w:p w14:paraId="0EF721C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rUqpANi# piq(gm)qSan Buva#nAniq viSvA$ | </w:t>
      </w:r>
    </w:p>
    <w:p w14:paraId="39D71A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tannaqstvaShTAq tadu# ciqtrA vica#ShTAM | tannakSha#traM BUriqdA a#stuq mahya$M | </w:t>
      </w:r>
    </w:p>
    <w:p w14:paraId="0C0E060A"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tanna#H praqjAM ~MvIqrava#tI(gm) sanOtu | </w:t>
      </w:r>
    </w:p>
    <w:p w14:paraId="110A676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gOBi#rnOq aSvaiq-ssama#naktu yaqj~jaM || </w:t>
      </w:r>
    </w:p>
    <w:p w14:paraId="572DB5F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tvaShTrEq svAhA# ciqtrAyaiq svAhA$ | </w:t>
      </w:r>
    </w:p>
    <w:p w14:paraId="0FAB36A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caiqtrA#yaq svAhA$ praqjAyaiq svAhA$ || 12</w:t>
      </w:r>
    </w:p>
    <w:p w14:paraId="365D522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(citrA nakShatra dEvatAyai tvaShTrE namaH)</w:t>
      </w:r>
    </w:p>
    <w:p w14:paraId="3526858E" w14:textId="77777777" w:rsidR="00EA1E42" w:rsidRDefault="00EA1E42" w:rsidP="00BE419B">
      <w:pPr>
        <w:autoSpaceDE w:val="0"/>
        <w:autoSpaceDN w:val="0"/>
        <w:adjustRightInd w:val="0"/>
        <w:spacing w:after="0" w:line="240" w:lineRule="auto"/>
        <w:rPr>
          <w:color w:val="000000"/>
          <w:sz w:val="36"/>
          <w:szCs w:val="36"/>
          <w:lang w:bidi="hi-IN"/>
        </w:rPr>
      </w:pPr>
    </w:p>
    <w:p w14:paraId="21DE601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13.nakShatraM - svAtI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B1850F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vAqyur nakSha#tra-maqByE#tiq niShTyA$M | tiqgmaSRu#MgO vRuShaqBO rOru#vANaH | </w:t>
      </w:r>
    </w:p>
    <w:p w14:paraId="1EE6863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saqmIqrayaqn Buva#nA mAtaqriSvA$ | apaq dvEShA(gm)#si nudatAqmarA#tIH | </w:t>
      </w:r>
    </w:p>
    <w:p w14:paraId="0CB8DE0E" w14:textId="56D624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 vAqy</w:t>
      </w:r>
      <w:r w:rsidR="005B047F">
        <w:rPr>
          <w:color w:val="000000"/>
          <w:sz w:val="36"/>
          <w:szCs w:val="36"/>
          <w:lang w:bidi="hi-IN"/>
        </w:rPr>
        <w:t>u</w:t>
      </w:r>
      <w:r>
        <w:rPr>
          <w:color w:val="000000"/>
          <w:sz w:val="36"/>
          <w:szCs w:val="36"/>
          <w:lang w:bidi="hi-IN"/>
        </w:rPr>
        <w:t xml:space="preserve">staduq niShTyA# SrRuNOtu | tannakSha#traM BUriqdA a#stuq mahya$M | </w:t>
      </w:r>
    </w:p>
    <w:p w14:paraId="2B2B7749"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 dEqvAsOq anu# jAnantuq kAma$M | </w:t>
      </w:r>
    </w:p>
    <w:p w14:paraId="3D8BE7D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yathAq tarE#ma duriqtAniq viSvA$ || </w:t>
      </w:r>
    </w:p>
    <w:p w14:paraId="3B49DF0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vAqyavEq svAhAq niShTyA#yaiq svAhA$ | </w:t>
      </w:r>
    </w:p>
    <w:p w14:paraId="1BFEB53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kAqmaqcArA#yaq svAhAq &amp;Biji#tyaiq svAhA$ || 13 </w:t>
      </w:r>
    </w:p>
    <w:p w14:paraId="1579C6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(svAtI nakShatra dEvatAyai vAyavE namaH)</w:t>
      </w:r>
    </w:p>
    <w:p w14:paraId="7BC13B6B" w14:textId="77777777" w:rsidR="00EA1E42" w:rsidRDefault="00EA1E42" w:rsidP="00BE419B">
      <w:pPr>
        <w:autoSpaceDE w:val="0"/>
        <w:autoSpaceDN w:val="0"/>
        <w:adjustRightInd w:val="0"/>
        <w:spacing w:after="0" w:line="240" w:lineRule="auto"/>
        <w:rPr>
          <w:color w:val="000000"/>
          <w:sz w:val="36"/>
          <w:szCs w:val="36"/>
          <w:lang w:bidi="hi-IN"/>
        </w:rPr>
      </w:pPr>
    </w:p>
    <w:p w14:paraId="3F1182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14.nakShatraM - viSAKA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1DB691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dUqra-maqsmacCatra#vO yantu BIqtAH | tadi#ndrAqgnI kRu#NutAqM tad viSA#KE | tannO# dEqvA anu#madantu yaqj~jaM | paqScAt puqrastAq-daBa#yannO astu | </w:t>
      </w:r>
    </w:p>
    <w:p w14:paraId="7FF3DE3F"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nakSha#trANAq-madhi#patnIq viSA#KE | </w:t>
      </w:r>
    </w:p>
    <w:p w14:paraId="49A216F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SrEShThA#-vindrAqgnI Buva#nasya gOqpau | </w:t>
      </w:r>
    </w:p>
    <w:p w14:paraId="6A56DF5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viShU#caq-SSatrU#napaqbAdha#mAnau | apaqkShudha#-nnudatAqmarA#tiM || </w:t>
      </w:r>
    </w:p>
    <w:p w14:paraId="21C3B5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iqndrAqgniByAq(gg)q svAhAq viSA#KAByAq(gg)q svAhA$ | SraiShThyA#yaq svAhAq &amp;Biji#tyaiq svAhA$ || 14</w:t>
      </w:r>
    </w:p>
    <w:p w14:paraId="6C04708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(viSAKA nakShatra dEvatAyai indrAgniByAM namaH)</w:t>
      </w:r>
    </w:p>
    <w:p w14:paraId="015E0A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15. paurNamAsi</w:t>
      </w:r>
    </w:p>
    <w:p w14:paraId="0FD68B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pUqrNA paqScAduqta pUqrNA puqrastA$t | unma#dhyaqtaH pau$rNamAqsI ji#gAya | </w:t>
      </w:r>
    </w:p>
    <w:p w14:paraId="349F7BD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tasyA$M dEqvA adhi# saqm~Mvasa#ntaH | </w:t>
      </w:r>
    </w:p>
    <w:p w14:paraId="655E70E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uqttaqmE nAka# iqha mA#dayantAM | </w:t>
      </w:r>
    </w:p>
    <w:p w14:paraId="731D6F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pRuqthvI suqvarcA# yuvaqti-ssaqjOShA$H | pauqrNaqmAqsyuda#gAq-cCOBa#mAnA | </w:t>
      </w:r>
    </w:p>
    <w:p w14:paraId="4B55BC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AqpyAqya-ya#ntI duriqtAniq viSvA$ | uqruM duhAqM ya~Mja#mAnAya yaqj~jaM || </w:t>
      </w:r>
    </w:p>
    <w:p w14:paraId="3333DFB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pauqrNaqmAqsyai svAhAq kAmA#yaq svAhA ga#tyaiq svAhA$ || 15</w:t>
      </w:r>
    </w:p>
    <w:p w14:paraId="681B138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(paurNyamAsyai namaH)</w:t>
      </w:r>
    </w:p>
    <w:p w14:paraId="71C9E36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16.nakShatraM - anUrAdhA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9260F27"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RuqddhyAsma# haqvyair nama#sOpaqsadya# | </w:t>
      </w:r>
    </w:p>
    <w:p w14:paraId="74204D7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miqtraM dEqvaM mi#traqdhEya#nnO astu | </w:t>
      </w:r>
    </w:p>
    <w:p w14:paraId="1648C991"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aqnUqrAqdhAn. haqviShA# vaqrddhaya#ntaH | </w:t>
      </w:r>
    </w:p>
    <w:p w14:paraId="0169728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SaqtaM jI#vEma SaqradaqssavI#rAH | </w:t>
      </w:r>
    </w:p>
    <w:p w14:paraId="455C71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ciqtraM-nakSha#traq-muda#gAt puqrastA$t | aqnUqrAqdhAsaq itiq yad vada#nti | </w:t>
      </w:r>
    </w:p>
    <w:p w14:paraId="06897260"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tanmiqtra E#ti paqthiBi#r dEvaqyAnai$H | </w:t>
      </w:r>
    </w:p>
    <w:p w14:paraId="61F57D3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hiqraqNyayaiqr vita#tai-raqntari#kShE || </w:t>
      </w:r>
    </w:p>
    <w:p w14:paraId="21D113C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miqtrAyaq svAhA#-&amp;nUrAqdhEByaq ssvAhA$ | </w:t>
      </w:r>
    </w:p>
    <w:p w14:paraId="6CF1662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miqtraqdhEyA#yaq svAhAq&amp;Biji#tyaiq svAhA$ || 16</w:t>
      </w:r>
    </w:p>
    <w:p w14:paraId="03E7E4D9"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 anUrAdhA</w:t>
      </w:r>
      <w:proofErr w:type="gramEnd"/>
      <w:r>
        <w:rPr>
          <w:color w:val="000000"/>
          <w:sz w:val="36"/>
          <w:szCs w:val="36"/>
          <w:lang w:bidi="hi-IN"/>
        </w:rPr>
        <w:t xml:space="preserve"> nakShatra dEvatAyai mitrAya namaH)</w:t>
      </w:r>
    </w:p>
    <w:p w14:paraId="7242F8D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17.nakShatraM - jyEShThA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0E50A60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indrO$ jyEqShThA manuq nakSha#tramEti | yasmi#n vRuqtraM ~MvRu#traq tUryE# taqtAra# | </w:t>
      </w:r>
    </w:p>
    <w:p w14:paraId="46FCFE7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tasmi#n vaqya-maqmRutaqM duhA#nAH | kShudha#ntarEmaq duri#tiqM duri#ShTiM | </w:t>
      </w:r>
    </w:p>
    <w:p w14:paraId="72BB7C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puqraqndaqrAya# vRuShaqBAya# dhRuqShNavE$ | aShA#DhAyaq saha#mAnAya mIqDhuShE$ | </w:t>
      </w:r>
    </w:p>
    <w:p w14:paraId="1D973C0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 jyEqShThA madhu#maqdduhA#nA | uqruM kRu#NOtuq yaja#mAnAya lOqkaM || </w:t>
      </w:r>
    </w:p>
    <w:p w14:paraId="4DE70A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indrA#yaq svAhA$ jyEqShThAyaiq svAhA$ | </w:t>
      </w:r>
    </w:p>
    <w:p w14:paraId="339BD2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jyaiShThyA#yaq svAhAq-&amp;Biji#tyaiq svAhA$ ||</w:t>
      </w:r>
    </w:p>
    <w:p w14:paraId="7BE3E09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(jyEShThA nakShatra dEvatAyai indrAya namaH) 17 </w:t>
      </w:r>
    </w:p>
    <w:p w14:paraId="702B972E" w14:textId="77777777" w:rsidR="00EA1E42" w:rsidRDefault="00EA1E42" w:rsidP="00EA1E42">
      <w:pPr>
        <w:pStyle w:val="NoSpacing"/>
        <w:rPr>
          <w:lang w:bidi="hi-IN"/>
        </w:rPr>
      </w:pPr>
    </w:p>
    <w:p w14:paraId="5353C5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18.nakShatraM - mUlaM</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4FB9BCF6" w14:textId="77777777"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mUla#</w:t>
      </w:r>
      <w:proofErr w:type="gramEnd"/>
      <w:r>
        <w:rPr>
          <w:color w:val="000000"/>
          <w:sz w:val="36"/>
          <w:szCs w:val="36"/>
          <w:lang w:bidi="hi-IN"/>
        </w:rPr>
        <w:t xml:space="preserve">M praqjAM ~MvIqrava#tIM ~MvidEya | parA$cyEtuq nir.Ru#tiH parAqcA | gOBiqr nakSha#traM paqSuBiq-ssama#ktaM | aha#r BUyAqd yaja#mAnAyaq mahya$M | </w:t>
      </w:r>
    </w:p>
    <w:p w14:paraId="2392FE0A"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aha#rnO aqdya su#viqtE da#dhAtu | </w:t>
      </w:r>
    </w:p>
    <w:p w14:paraId="592882D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mUlaqM nakSha#traqmitiq yad vada#nti | </w:t>
      </w:r>
    </w:p>
    <w:p w14:paraId="0230A809" w14:textId="77777777" w:rsidR="00EA1E42"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parA#</w:t>
      </w:r>
      <w:proofErr w:type="gramEnd"/>
      <w:r>
        <w:rPr>
          <w:color w:val="000000"/>
          <w:sz w:val="36"/>
          <w:szCs w:val="36"/>
          <w:lang w:bidi="hi-IN"/>
        </w:rPr>
        <w:t xml:space="preserve">cIM ~MvAqcA nir.Ru#tiM nudAmi | </w:t>
      </w:r>
    </w:p>
    <w:p w14:paraId="1FAB15A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SiqvaM praqjAyai# Siqvama#stuq mahya$M || </w:t>
      </w:r>
    </w:p>
    <w:p w14:paraId="016A338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praqjApa#tayEq svAhAq mUlA#yaq svAhA$ | </w:t>
      </w:r>
    </w:p>
    <w:p w14:paraId="6246E78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praqjAyaiq svAhA$ ||</w:t>
      </w:r>
    </w:p>
    <w:p w14:paraId="552D161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(mUlA nakShatra dEvatAyai prajApatayE namaH) 18</w:t>
      </w:r>
    </w:p>
    <w:p w14:paraId="3DB437F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19.nakShatraM - pUrvAShADhA</w:t>
      </w:r>
      <w:r>
        <w:rPr>
          <w:color w:val="000000"/>
          <w:sz w:val="36"/>
          <w:szCs w:val="36"/>
          <w:lang w:bidi="hi-IN"/>
        </w:rPr>
        <w:tab/>
      </w:r>
      <w:r>
        <w:rPr>
          <w:color w:val="000000"/>
          <w:sz w:val="36"/>
          <w:szCs w:val="36"/>
          <w:lang w:bidi="hi-IN"/>
        </w:rPr>
        <w:tab/>
      </w:r>
      <w:r>
        <w:rPr>
          <w:color w:val="000000"/>
          <w:sz w:val="36"/>
          <w:szCs w:val="36"/>
          <w:lang w:bidi="hi-IN"/>
        </w:rPr>
        <w:tab/>
      </w:r>
    </w:p>
    <w:p w14:paraId="45D38B2B"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 diqvyA ApaqH paya#sA saMbaBUqvuH | </w:t>
      </w:r>
    </w:p>
    <w:p w14:paraId="5F8ED04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 aqntari#kSha uqta pArtthi#vIqryAH |</w:t>
      </w:r>
    </w:p>
    <w:p w14:paraId="04DA187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yAsA#maShAqDhA a#nuqyantiq kAma$M | </w:t>
      </w:r>
    </w:p>
    <w:p w14:paraId="3DE8E4F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 naq ApaqH Sa(gg) syOqnA Ba#vantu |</w:t>
      </w:r>
    </w:p>
    <w:p w14:paraId="2AA5CFB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yAScaq kUpyAq yASca# nAqdyA$-ssamuqdriyA$H | yASca# vaiSaqntIruqta prA#saqcIryAH |  </w:t>
      </w:r>
    </w:p>
    <w:p w14:paraId="361EB1D1"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yAsA#maShAqDhA madhu# BaqkShaya#nti |</w:t>
      </w:r>
    </w:p>
    <w:p w14:paraId="52986EF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 tA naq ApaqH Sa(gg) syOqnA Ba#vantu || </w:t>
      </w:r>
    </w:p>
    <w:p w14:paraId="3CE539D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aqdBya ssvAhA# &amp;ShAqDhAByaq ssvAhA$ | </w:t>
      </w:r>
    </w:p>
    <w:p w14:paraId="40E7E31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saqmuqdrAyaq svAhAq kAmA#yaq svAhA$ | </w:t>
      </w:r>
    </w:p>
    <w:p w14:paraId="1AFFACD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aqBiji#tyaiq svAhA$ || 19 </w:t>
      </w:r>
    </w:p>
    <w:p w14:paraId="5D978D6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(pUrvAShADhA nakShatra dEvatAyai adByO namaH)</w:t>
      </w:r>
    </w:p>
    <w:p w14:paraId="1A1775B7" w14:textId="77777777" w:rsidR="00BE419B" w:rsidRDefault="00BE419B" w:rsidP="00BE419B">
      <w:pPr>
        <w:autoSpaceDE w:val="0"/>
        <w:autoSpaceDN w:val="0"/>
        <w:adjustRightInd w:val="0"/>
        <w:spacing w:after="0" w:line="240" w:lineRule="auto"/>
        <w:rPr>
          <w:color w:val="000000"/>
          <w:sz w:val="36"/>
          <w:szCs w:val="36"/>
          <w:lang w:bidi="hi-IN"/>
        </w:rPr>
      </w:pPr>
    </w:p>
    <w:p w14:paraId="110BBF2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20.nakShatraM - uttarAShADhA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 </w:t>
      </w:r>
    </w:p>
    <w:p w14:paraId="0AB1149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tannOq viSvEq upa# SRuNvantu dEqvAH | tada#ShAqDhA aqBi sam~Mya#ntu yaqj~jaM | </w:t>
      </w:r>
    </w:p>
    <w:p w14:paraId="466E802D"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tannakSha#traM prathatAM paqSuBya#H | </w:t>
      </w:r>
    </w:p>
    <w:p w14:paraId="18380A1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kRuqShir vRuqShTir yaja#mAnAya kalpatAM | </w:t>
      </w:r>
    </w:p>
    <w:p w14:paraId="38E8536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SuqBrAH kaqnyA# yuvaqtaya#-ssuqpESa#saH | kaqrmaqkRuta#-ssuqkRutO# vIqryA#vatIH | </w:t>
      </w:r>
    </w:p>
    <w:p w14:paraId="43D537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viSvA$n dEqvAn. haqviShA# vaqrddhaya#ntIH | </w:t>
      </w:r>
    </w:p>
    <w:p w14:paraId="65B04E6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aqShAqDhAH kAmaq mupa#yAntu yaqj~jaM || </w:t>
      </w:r>
    </w:p>
    <w:p w14:paraId="37BD348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viSvE$ByO dEqvEByaq ssvAhA# &amp;ShAqDhAByaq ssvAhA$ | aqnaqpaqjaqyyAyaq svAhAq jityaiq svAhA$ || 20</w:t>
      </w:r>
      <w:r w:rsidR="00EA1E42">
        <w:rPr>
          <w:color w:val="000000"/>
          <w:sz w:val="36"/>
          <w:szCs w:val="36"/>
          <w:lang w:bidi="hi-IN"/>
        </w:rPr>
        <w:t xml:space="preserve"> </w:t>
      </w:r>
      <w:r>
        <w:rPr>
          <w:color w:val="000000"/>
          <w:sz w:val="36"/>
          <w:szCs w:val="36"/>
          <w:lang w:bidi="hi-IN"/>
        </w:rPr>
        <w:t>(uttarAShADhA nakShatra dEvatAyai viSvEByO dEvEByO namaH)</w:t>
      </w:r>
    </w:p>
    <w:p w14:paraId="70947707" w14:textId="77777777" w:rsidR="00BE419B" w:rsidRDefault="00EA1E42" w:rsidP="00BE419B">
      <w:pPr>
        <w:autoSpaceDE w:val="0"/>
        <w:autoSpaceDN w:val="0"/>
        <w:adjustRightInd w:val="0"/>
        <w:spacing w:after="0" w:line="240" w:lineRule="auto"/>
        <w:rPr>
          <w:color w:val="000000"/>
          <w:sz w:val="36"/>
          <w:szCs w:val="36"/>
          <w:lang w:bidi="hi-IN"/>
        </w:rPr>
      </w:pPr>
      <w:r>
        <w:rPr>
          <w:color w:val="000000"/>
          <w:sz w:val="36"/>
          <w:szCs w:val="36"/>
          <w:lang w:bidi="hi-IN"/>
        </w:rPr>
        <w:t>21.nakShatraM - aBijit</w:t>
      </w:r>
      <w:r w:rsidR="00BE419B">
        <w:rPr>
          <w:color w:val="000000"/>
          <w:sz w:val="36"/>
          <w:szCs w:val="36"/>
          <w:lang w:bidi="hi-IN"/>
        </w:rPr>
        <w:t xml:space="preserve"> </w:t>
      </w:r>
      <w:r w:rsidR="00BE419B">
        <w:rPr>
          <w:color w:val="000000"/>
          <w:sz w:val="36"/>
          <w:szCs w:val="36"/>
          <w:lang w:bidi="hi-IN"/>
        </w:rPr>
        <w:tab/>
      </w:r>
      <w:r w:rsidR="00BE419B">
        <w:rPr>
          <w:color w:val="000000"/>
          <w:sz w:val="36"/>
          <w:szCs w:val="36"/>
          <w:lang w:bidi="hi-IN"/>
        </w:rPr>
        <w:tab/>
      </w:r>
      <w:r w:rsidR="00BE419B">
        <w:rPr>
          <w:color w:val="000000"/>
          <w:sz w:val="36"/>
          <w:szCs w:val="36"/>
          <w:lang w:bidi="hi-IN"/>
        </w:rPr>
        <w:tab/>
      </w:r>
      <w:r w:rsidR="00BE419B">
        <w:rPr>
          <w:color w:val="000000"/>
          <w:sz w:val="36"/>
          <w:szCs w:val="36"/>
          <w:lang w:bidi="hi-IN"/>
        </w:rPr>
        <w:tab/>
      </w:r>
      <w:r w:rsidR="00BE419B">
        <w:rPr>
          <w:color w:val="000000"/>
          <w:sz w:val="36"/>
          <w:szCs w:val="36"/>
          <w:lang w:bidi="hi-IN"/>
        </w:rPr>
        <w:tab/>
      </w:r>
    </w:p>
    <w:p w14:paraId="0AA747E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yasmiqn brahmAq&amp;Byaja#yaqth sarva#mEqtat | aqmu~jca# lOqka miqdamU#caq sarva$M | </w:t>
      </w:r>
    </w:p>
    <w:p w14:paraId="4E7DFB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tannOq nakSha#tra-maBiqjid viqjitya# | Sriya#M dadhAqtvahRu#NIyamAnaM | </w:t>
      </w:r>
    </w:p>
    <w:p w14:paraId="5234987D"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uqBau lOqkau brahma#NAq sa~jji#tEqmau | </w:t>
      </w:r>
    </w:p>
    <w:p w14:paraId="46CAE4A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tannOq nakSha#tra-maBiqjid vica#ShTAM |</w:t>
      </w:r>
    </w:p>
    <w:p w14:paraId="70B1B992"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tasmi#n vaqyaM pRuta#nAq ssaMja#yEma | </w:t>
      </w:r>
    </w:p>
    <w:p w14:paraId="6D29020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 dEqvAsOq anu#jAnantuq kAma$M || </w:t>
      </w:r>
    </w:p>
    <w:p w14:paraId="593EFD30" w14:textId="77777777" w:rsidR="00BE419B" w:rsidRDefault="00BE419B" w:rsidP="00BE419B">
      <w:pPr>
        <w:autoSpaceDE w:val="0"/>
        <w:autoSpaceDN w:val="0"/>
        <w:adjustRightInd w:val="0"/>
        <w:spacing w:after="0" w:line="240" w:lineRule="auto"/>
        <w:rPr>
          <w:color w:val="000000"/>
          <w:sz w:val="36"/>
          <w:szCs w:val="36"/>
          <w:lang w:bidi="hi-IN"/>
        </w:rPr>
      </w:pPr>
    </w:p>
    <w:p w14:paraId="6083FB0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brahma#NEq svAhA# &amp;BiqjitEq svAhA$ | </w:t>
      </w:r>
    </w:p>
    <w:p w14:paraId="4241CDD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braqhmaqlOqkAyaq svAhAq &amp;Biji#tyaiq svAhA$ || 21</w:t>
      </w:r>
    </w:p>
    <w:p w14:paraId="7181FDC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(aBijit nakShatra dEvatAyai brahmaNE namaH)</w:t>
      </w:r>
    </w:p>
    <w:p w14:paraId="22F1AB3D" w14:textId="77777777" w:rsidR="00EA1E42" w:rsidRDefault="00EA1E42" w:rsidP="00BE419B">
      <w:pPr>
        <w:autoSpaceDE w:val="0"/>
        <w:autoSpaceDN w:val="0"/>
        <w:adjustRightInd w:val="0"/>
        <w:spacing w:after="0" w:line="240" w:lineRule="auto"/>
        <w:rPr>
          <w:color w:val="000000"/>
          <w:sz w:val="36"/>
          <w:szCs w:val="36"/>
          <w:lang w:bidi="hi-IN"/>
        </w:rPr>
      </w:pPr>
    </w:p>
    <w:p w14:paraId="2C43050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22.nakShatraM - SravaNaM</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 </w:t>
      </w:r>
    </w:p>
    <w:p w14:paraId="2224840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SRuqNvanti# SrOqNA-maqmRuta#sya gOqpAM | puNyA#masyAq upa#SRuNOmiq vAca$M | </w:t>
      </w:r>
    </w:p>
    <w:p w14:paraId="6DEAF4DC"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maqhIM dEqvIM ~MviShNu#patnI majUqryAM | </w:t>
      </w:r>
    </w:p>
    <w:p w14:paraId="69C08B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praqtIcI# mEnA(gm) haqviShA# yajAmaH | </w:t>
      </w:r>
    </w:p>
    <w:p w14:paraId="1ABCC59F"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trEqdhA viShNu#-rurugAqyO vica#kramE | </w:t>
      </w:r>
    </w:p>
    <w:p w14:paraId="56F62BF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maqhIM diva#M pRuthiqvI-maqntari#kShaM |</w:t>
      </w:r>
    </w:p>
    <w:p w14:paraId="3D00ABD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tacCrOqNaitiq Srava#-iqcCamA#nA | </w:t>
      </w:r>
    </w:p>
    <w:p w14:paraId="5DCC67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puNyaq(gg)q SlOkaqM ~Myaja#mAnAya kRuNvaqtI || </w:t>
      </w:r>
    </w:p>
    <w:p w14:paraId="0598C21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viShNa#vEq svAhA$ SrOqNAyaiq svAhA$ | </w:t>
      </w:r>
    </w:p>
    <w:p w14:paraId="505BE58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SlOkA#yaq svAhA$ SruqtAyaq svAhA$ || 22 </w:t>
      </w:r>
    </w:p>
    <w:p w14:paraId="7081EDD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(SravaNa nakShatra dEvatAyai viShNavE namaH)</w:t>
      </w:r>
    </w:p>
    <w:p w14:paraId="438F5ED3" w14:textId="77777777" w:rsidR="00BE419B" w:rsidRDefault="00BE419B" w:rsidP="00EA1E42">
      <w:pPr>
        <w:pStyle w:val="NoSpacing"/>
        <w:rPr>
          <w:lang w:bidi="hi-IN"/>
        </w:rPr>
      </w:pPr>
    </w:p>
    <w:p w14:paraId="6E35A42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23.nakShatraM - SraviShTA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1AE88F9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aqShTau dEqvA vasa#vassOqmyAsa#H | </w:t>
      </w:r>
    </w:p>
    <w:p w14:paraId="66DA73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cata#srO dEqvI raqjarAqH Sravi#ShThAH | </w:t>
      </w:r>
    </w:p>
    <w:p w14:paraId="6593533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yaqj~jaM pA$ntuq raja#saH paqrastA$t | saqm~MvaqthsaqrINa#-maqmRuta(gg)# svaqsti | </w:t>
      </w:r>
    </w:p>
    <w:p w14:paraId="5FEC296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yaqj~jaM na#H pAntuq vasa#vaH puqrastA$t | daqkShiqNaqtO#-&amp;Biya#ntuq Sravi#ShThAH | </w:t>
      </w:r>
    </w:p>
    <w:p w14:paraId="01FCB4F4"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puNyaqnnakSha#tramaqBi sam~Mvi#SAma | </w:t>
      </w:r>
    </w:p>
    <w:p w14:paraId="56B69D0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mA nOq arA#ti-raqGaSaq(gm)q sAgann# || </w:t>
      </w:r>
    </w:p>
    <w:p w14:paraId="36B2EBB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vasu#Byaq ssvAhAq Sravi#ShThAByaq ssvAhA$ | </w:t>
      </w:r>
    </w:p>
    <w:p w14:paraId="090991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agrA#yaq svAhAq parI$tyaiq svAhA$ || 23</w:t>
      </w:r>
    </w:p>
    <w:p w14:paraId="4F240E7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(SraviShTA nakShatra dEvatAyai vasuByO namaH)</w:t>
      </w:r>
    </w:p>
    <w:p w14:paraId="354C1B03" w14:textId="77777777" w:rsidR="00EA1E42" w:rsidRDefault="00EA1E42" w:rsidP="00BE419B">
      <w:pPr>
        <w:autoSpaceDE w:val="0"/>
        <w:autoSpaceDN w:val="0"/>
        <w:adjustRightInd w:val="0"/>
        <w:spacing w:after="0" w:line="240" w:lineRule="auto"/>
        <w:rPr>
          <w:color w:val="000000"/>
          <w:sz w:val="36"/>
          <w:szCs w:val="36"/>
          <w:lang w:bidi="hi-IN"/>
        </w:rPr>
      </w:pPr>
    </w:p>
    <w:p w14:paraId="43B520E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24.nakShatraM - SataBiShak</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16BB029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kShaqtrasyaq rAjAq varu#NO&amp;dhirAqjaH | nakSha#trANA(gm) SaqtaBi#Shaqg vasi#ShThaH | </w:t>
      </w:r>
    </w:p>
    <w:p w14:paraId="1F5F7D87"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tau dEqvEBya#H kRuNutO dIqrGamAyu#H | </w:t>
      </w:r>
    </w:p>
    <w:p w14:paraId="2D5F64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Saqta(gm) saqhasrA# BEShaqjAni# dhattaH | </w:t>
      </w:r>
    </w:p>
    <w:p w14:paraId="3FA4645B"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yaqj~jannOq rAjAq varu#Naq upa#yAtu | </w:t>
      </w:r>
    </w:p>
    <w:p w14:paraId="20AAD82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tannOq viSvE# aqBisam~Mya#ntu dEqvAH | </w:t>
      </w:r>
    </w:p>
    <w:p w14:paraId="5533ACA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tannOq nakSha#tra(gm) SaqtaBi#Shag juShAqNaM | dIqrGamAyuqH prati#rad BEShaqjAni# || </w:t>
      </w:r>
    </w:p>
    <w:p w14:paraId="3A747ED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varu#NAyaq svAhA# SaqtaBi#ShajEq svAhA$ | </w:t>
      </w:r>
    </w:p>
    <w:p w14:paraId="223363C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BEqShaqjEByaq ssvAhA$ || 24 </w:t>
      </w:r>
    </w:p>
    <w:p w14:paraId="2886FF4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(SataBiShak nakShatra dEvatAyai varuNAya namaH)</w:t>
      </w:r>
    </w:p>
    <w:p w14:paraId="5DFB9BD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25.nakShatraM - pUrvaprOShThapadA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18971DB1"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aqja Eka#pAq-duda#gAt puqrastA$t | </w:t>
      </w:r>
    </w:p>
    <w:p w14:paraId="785ACFD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viSvA# BUqtAni# pratiq mOda#mAnaH | </w:t>
      </w:r>
    </w:p>
    <w:p w14:paraId="4EE3477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tasya# dEqvAH pra#saqvaM ~Mya#ntiq sarvE$ | prOqShThaqpaqdAsO# aqmRuta#sya gOqpAH | </w:t>
      </w:r>
    </w:p>
    <w:p w14:paraId="00395F19"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viqBrAja#mAna-ssamidhAqna uqgraH | A&amp;ntari#kSha-maruhaqda-gaqndyAM | </w:t>
      </w:r>
    </w:p>
    <w:p w14:paraId="340204C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ta(gm) sUrya#M dEqva-maqjamEka#pAdaM | prOqShThaqpaqdAsOq anu#yantiq sarvE$ || </w:t>
      </w:r>
    </w:p>
    <w:p w14:paraId="4C7DC65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aqjAyaika#padEq svAhA$ prOShThapaqdEByaq </w:t>
      </w:r>
    </w:p>
    <w:p w14:paraId="102FF35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ssvAhA$ | </w:t>
      </w:r>
    </w:p>
    <w:p w14:paraId="1A973FB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tEja#sEq svAhA$ brahmavarcaqsAyaq svAhA$ || 25 </w:t>
      </w:r>
    </w:p>
    <w:p w14:paraId="3774845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(pUrvaprOShThapadA nakShatra dEvatAyai ajAya EkapadE namaH)</w:t>
      </w:r>
    </w:p>
    <w:p w14:paraId="0C068355" w14:textId="77777777" w:rsidR="00EA1E42" w:rsidRDefault="00EA1E42" w:rsidP="00BE419B">
      <w:pPr>
        <w:autoSpaceDE w:val="0"/>
        <w:autoSpaceDN w:val="0"/>
        <w:adjustRightInd w:val="0"/>
        <w:spacing w:after="0" w:line="240" w:lineRule="auto"/>
        <w:rPr>
          <w:color w:val="000000"/>
          <w:sz w:val="36"/>
          <w:szCs w:val="36"/>
          <w:lang w:bidi="hi-IN"/>
        </w:rPr>
      </w:pPr>
    </w:p>
    <w:p w14:paraId="70E9196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26.nakShatraM - uttaraprOShThapadA</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3980C090"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ahi# rbuqddhniyaqH pratha#mAna Eti | </w:t>
      </w:r>
    </w:p>
    <w:p w14:paraId="1B68320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SrEShThO# dEqvAnA#muqta mAnu#ShANAM | </w:t>
      </w:r>
    </w:p>
    <w:p w14:paraId="0754D91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taM brA$hmaqNA-ssO#maqpA-ssOqmyAsa#H | prOqShThaqpaqdAsO# aqBira#kShantiq sarvE$ | </w:t>
      </w:r>
    </w:p>
    <w:p w14:paraId="5D1A16C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caqtvAraq Eka#maqBi karma# dEqvAH | prOqShThaqpaqdAsaq itiq yAn. vada#nti | </w:t>
      </w:r>
    </w:p>
    <w:p w14:paraId="4CE9E4E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 buqddhaniya#M pariqShadya(gg)# stuqvanta#H | ahi(gm)# rakShantiq nama#sOpaqsadya# || </w:t>
      </w:r>
    </w:p>
    <w:p w14:paraId="43FF6CBA" w14:textId="77777777" w:rsidR="00BE419B" w:rsidRDefault="00BE419B" w:rsidP="00BE419B">
      <w:pPr>
        <w:autoSpaceDE w:val="0"/>
        <w:autoSpaceDN w:val="0"/>
        <w:adjustRightInd w:val="0"/>
        <w:spacing w:after="0" w:line="240" w:lineRule="auto"/>
        <w:rPr>
          <w:color w:val="000000"/>
          <w:sz w:val="36"/>
          <w:szCs w:val="36"/>
          <w:lang w:bidi="hi-IN"/>
        </w:rPr>
      </w:pPr>
    </w:p>
    <w:p w14:paraId="38FAEA3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aha#yE buqdhniyA#yaq svAhA$ prOShThapaqdEByaq ssvAhA$ | paqtiqShThAyaiq svAhA$ || 26 </w:t>
      </w:r>
    </w:p>
    <w:p w14:paraId="0CF9421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(uttaraprOShThapadA nakShatra dEvatAyai ahayE budhniyAya namaH)</w:t>
      </w:r>
    </w:p>
    <w:p w14:paraId="51691F9B" w14:textId="77777777" w:rsidR="00EA1E42" w:rsidRDefault="00EA1E42" w:rsidP="00BE419B">
      <w:pPr>
        <w:autoSpaceDE w:val="0"/>
        <w:autoSpaceDN w:val="0"/>
        <w:adjustRightInd w:val="0"/>
        <w:spacing w:after="0" w:line="240" w:lineRule="auto"/>
        <w:rPr>
          <w:color w:val="000000"/>
          <w:sz w:val="36"/>
          <w:szCs w:val="36"/>
          <w:lang w:bidi="hi-IN"/>
        </w:rPr>
      </w:pPr>
    </w:p>
    <w:p w14:paraId="48EE6070" w14:textId="77777777" w:rsidR="00EA1E42" w:rsidRDefault="00EA1E42" w:rsidP="00BE419B">
      <w:pPr>
        <w:autoSpaceDE w:val="0"/>
        <w:autoSpaceDN w:val="0"/>
        <w:adjustRightInd w:val="0"/>
        <w:spacing w:after="0" w:line="240" w:lineRule="auto"/>
        <w:rPr>
          <w:color w:val="000000"/>
          <w:sz w:val="36"/>
          <w:szCs w:val="36"/>
          <w:lang w:bidi="hi-IN"/>
        </w:rPr>
      </w:pPr>
    </w:p>
    <w:p w14:paraId="7BF68E7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27.nakShatraM - rEvatI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3CC3522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pUqShA rEqvatyanvE#tiq panthA$M | puqShTiqpatI# paSuqpA vAja#bastyau | iqmAni# haqvyA praya#tA juShAqNA | suqgairnOq yAnaiqrupa#yAtAM ~Myaqj~jaM | </w:t>
      </w:r>
    </w:p>
    <w:p w14:paraId="2C33789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kShuqdrAn paqSUn ra#kShatu rEqvatI# naH | gAvO# nOq aSvAq(gm)q anvE#tu pUqShA | annaq(gm)q rakSha#ntau bahuqqdhA virU#paM | vAja(gm)# sanutAqM ~Myaja#mAnAya yaqj~jaM || </w:t>
      </w:r>
    </w:p>
    <w:p w14:paraId="4DA4F05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pUqShNE svAhA# rEqvatyaiq svAhA$ | </w:t>
      </w:r>
    </w:p>
    <w:p w14:paraId="4BA55D79"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paqSuByaq ssvAhA$ || 27 </w:t>
      </w:r>
    </w:p>
    <w:p w14:paraId="21FFCE5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(rEvatI nakShatra dEvatAyai pUShNE namaH)</w:t>
      </w:r>
    </w:p>
    <w:p w14:paraId="6D9AA75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28 nakShatraM - aSvinI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6113352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tadaqSvinA#-vaSvaqyujOpa#yAtAM | SuBaq~ggami#ShThau suqyamE#BiqraSvai$H | </w:t>
      </w:r>
    </w:p>
    <w:p w14:paraId="38EB3D5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svannakSha#tra(gm) haqviShAq yaja#ntau | madhvAq saMpRu#ktauq yaju#ShAq sama#ktau | </w:t>
      </w:r>
    </w:p>
    <w:p w14:paraId="339CE51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yau dEqvAnA$M BiqShajau# havyavAqhau | viSva#sya dUqtA-vaqmRuta#sya gOqpau | </w:t>
      </w:r>
    </w:p>
    <w:p w14:paraId="250E26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tau nakSha#traM-jujuShAqNO-pa#yAtAM | namOq&amp;SviByA$M kRuNumO-&amp;SvaqyugByA$M || </w:t>
      </w:r>
    </w:p>
    <w:p w14:paraId="2AFA53C9" w14:textId="77777777" w:rsidR="00BE419B" w:rsidRDefault="00BE419B" w:rsidP="00BE419B">
      <w:pPr>
        <w:autoSpaceDE w:val="0"/>
        <w:autoSpaceDN w:val="0"/>
        <w:adjustRightInd w:val="0"/>
        <w:spacing w:after="0" w:line="240" w:lineRule="auto"/>
        <w:rPr>
          <w:color w:val="000000"/>
          <w:sz w:val="36"/>
          <w:szCs w:val="36"/>
          <w:lang w:bidi="hi-IN"/>
        </w:rPr>
      </w:pPr>
    </w:p>
    <w:p w14:paraId="606D0F5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aqSviByAq(gg)q svAhA$ &amp;SvaqyugByAq(gg)q svAhA $| </w:t>
      </w:r>
    </w:p>
    <w:p w14:paraId="52F3A90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SrOtrA#yaq svAhAq Srutyaiq svAhA$ || 28</w:t>
      </w:r>
    </w:p>
    <w:p w14:paraId="68A8FCA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(aSvinI nakShatra dEvatAyai aSviByAM namaH)</w:t>
      </w:r>
    </w:p>
    <w:p w14:paraId="35F1CE4A" w14:textId="77777777" w:rsidR="00EA1E42" w:rsidRDefault="00EA1E42" w:rsidP="00BE419B">
      <w:pPr>
        <w:autoSpaceDE w:val="0"/>
        <w:autoSpaceDN w:val="0"/>
        <w:adjustRightInd w:val="0"/>
        <w:spacing w:after="0" w:line="240" w:lineRule="auto"/>
        <w:rPr>
          <w:color w:val="000000"/>
          <w:sz w:val="36"/>
          <w:szCs w:val="36"/>
          <w:lang w:bidi="hi-IN"/>
        </w:rPr>
      </w:pPr>
    </w:p>
    <w:p w14:paraId="1883C02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29.nakShatraM - apaBaraNI</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
    <w:p w14:paraId="116E844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apa# pAqpmAnaqM Bara#NIr Barantu | tad yaqmO rAjAq Baga#vAqnq. vica#ShTAM | lOqkasyaq rAjA# mahaqtO maqhAn. hi | suqgannaqH panthAqmaBa#yaM kRuNOtu | </w:t>
      </w:r>
    </w:p>
    <w:p w14:paraId="57D4C2C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yasmiqn nakSha#trE yaqma Etiq rAjA$ | yasmi#nnEna-maqByaShi#Mcanta dEqvAH |</w:t>
      </w:r>
    </w:p>
    <w:p w14:paraId="1840135F"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tada#sya ciqtra(gm) haqviShA# yajAma | </w:t>
      </w:r>
    </w:p>
    <w:p w14:paraId="6D33F24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apa# pAqpmAnaqM Bara#NIr Barantu || </w:t>
      </w:r>
    </w:p>
    <w:p w14:paraId="7CE1CA8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yaqmAyaq svAhA# &amp;paqBara#NIByaq ssvAhA$ | </w:t>
      </w:r>
    </w:p>
    <w:p w14:paraId="7D22B2D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rAqjyAyaq svAhAq &amp;Biji#tyaiq svAhA$ || 29 </w:t>
      </w:r>
    </w:p>
    <w:p w14:paraId="3734E0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(apaBaraNI nakShatra dEvatAyai yamAya namaH)</w:t>
      </w:r>
    </w:p>
    <w:p w14:paraId="02888C4B" w14:textId="77777777" w:rsidR="00EA1E42" w:rsidRDefault="00EA1E42" w:rsidP="00BE419B">
      <w:pPr>
        <w:autoSpaceDE w:val="0"/>
        <w:autoSpaceDN w:val="0"/>
        <w:adjustRightInd w:val="0"/>
        <w:spacing w:after="0" w:line="240" w:lineRule="auto"/>
        <w:rPr>
          <w:color w:val="000000"/>
          <w:sz w:val="36"/>
          <w:szCs w:val="36"/>
          <w:lang w:bidi="hi-IN"/>
        </w:rPr>
      </w:pPr>
    </w:p>
    <w:p w14:paraId="4B7AD55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30.amAvAsi</w:t>
      </w:r>
    </w:p>
    <w:p w14:paraId="42573802"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niqvESa#nI saq~ggama#nIq vasU#nAqM </w:t>
      </w:r>
    </w:p>
    <w:p w14:paraId="270C878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~MviSvA# rUqpANiq vasU$nyA-vEqSaya#ntI | </w:t>
      </w:r>
    </w:p>
    <w:p w14:paraId="26B942D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saqhaqsraqpOqSha(gm) suqBagAq rarA#NAq sA naq Agaqn varca#sA sam~MvidAqnA | yattE# dEqvA ada#dhur BAgaqdhEyaq-mamA#vAsyE saqm~Mvasa#ntO </w:t>
      </w:r>
      <w:r>
        <w:rPr>
          <w:color w:val="000000"/>
          <w:sz w:val="36"/>
          <w:szCs w:val="36"/>
          <w:lang w:bidi="hi-IN"/>
        </w:rPr>
        <w:lastRenderedPageBreak/>
        <w:t>mahiqtvA | sA nO# yaqj~jaM pi#pRuhi viSvavArE raqyinnO# dhEhi suBagE suqvIra$M || aqmaqvAqsyA#yaiq svAhAq kAmA#yaq svAhA &amp;&amp;ga#tyaiq svAhA$ || 30</w:t>
      </w:r>
    </w:p>
    <w:p w14:paraId="2C459C9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(amAvAsyai namaH)</w:t>
      </w:r>
    </w:p>
    <w:p w14:paraId="059594C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31.candramA</w:t>
      </w:r>
    </w:p>
    <w:p w14:paraId="5678EE5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navO# navO Bavatiq jAya#mAqnO&amp;hnA$M kEqtu-ruqShasA# mEqtyagrE$ |BAqgaM dEqvEByOq vida#dhAtyAqyan pracaqndramA$stiriti dIqrGamAyu#H |</w:t>
      </w:r>
    </w:p>
    <w:p w14:paraId="785CFA0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yamA#diqtyA aq(gm)qSumA$pyAqyaya#ntiq yamakShi#taq-makShi#tayaqH piba#nti |</w:t>
      </w:r>
    </w:p>
    <w:p w14:paraId="21F046F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tEna# nOq rAjAq varu#NOq bRuhaqspatiq rApyA#yayantuq Buva#nasya gOqpAH || </w:t>
      </w:r>
    </w:p>
    <w:p w14:paraId="19DE5D26" w14:textId="77777777" w:rsidR="00EA1E42" w:rsidRDefault="00EA1E42" w:rsidP="00BE419B">
      <w:pPr>
        <w:autoSpaceDE w:val="0"/>
        <w:autoSpaceDN w:val="0"/>
        <w:adjustRightInd w:val="0"/>
        <w:spacing w:after="0" w:line="240" w:lineRule="auto"/>
        <w:rPr>
          <w:color w:val="000000"/>
          <w:sz w:val="36"/>
          <w:szCs w:val="36"/>
          <w:lang w:bidi="hi-IN"/>
        </w:rPr>
      </w:pPr>
    </w:p>
    <w:p w14:paraId="02A84D3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caqndrama#sEq svAhA$ pratIqdRuSyA#yaiq svAhA$ | </w:t>
      </w:r>
    </w:p>
    <w:p w14:paraId="0DA77C6B"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aqhOqrAqtrEByaq ssvAhA$-&amp;rddhamAqsEByaq </w:t>
      </w:r>
    </w:p>
    <w:p w14:paraId="6D5CE04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ssvAhA$ |</w:t>
      </w:r>
      <w:r w:rsidR="00EA1E42">
        <w:rPr>
          <w:color w:val="000000"/>
          <w:sz w:val="36"/>
          <w:szCs w:val="36"/>
          <w:lang w:bidi="hi-IN"/>
        </w:rPr>
        <w:t xml:space="preserve"> </w:t>
      </w:r>
      <w:r>
        <w:rPr>
          <w:color w:val="000000"/>
          <w:sz w:val="36"/>
          <w:szCs w:val="36"/>
          <w:lang w:bidi="hi-IN"/>
        </w:rPr>
        <w:t>mAsE$Byaq ssvAhaqrtuByaq ssvAhA$ | saqvaM~qMthsaqrAyaq svAhA$ || 31</w:t>
      </w:r>
    </w:p>
    <w:p w14:paraId="1F13DDC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(candramasE namaH)</w:t>
      </w:r>
    </w:p>
    <w:p w14:paraId="582EFB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32. ahO rAtra</w:t>
      </w:r>
    </w:p>
    <w:p w14:paraId="1D669A75"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yE virU#pEq sama#nasA saqm~Mvyaya#ntI | saqmAqnaM tantu#M paritA-taqnAtE$ |</w:t>
      </w:r>
      <w:r w:rsidR="00EA1E42">
        <w:rPr>
          <w:color w:val="000000"/>
          <w:sz w:val="36"/>
          <w:szCs w:val="36"/>
          <w:lang w:bidi="hi-IN"/>
        </w:rPr>
        <w:t xml:space="preserve"> </w:t>
      </w:r>
      <w:r>
        <w:rPr>
          <w:color w:val="000000"/>
          <w:sz w:val="36"/>
          <w:szCs w:val="36"/>
          <w:lang w:bidi="hi-IN"/>
        </w:rPr>
        <w:t>viqBU praqBU a#nuqBU viqSvatO# huvE | tE nOq nakSha#trEq havaqmAga#mEtaM |</w:t>
      </w:r>
      <w:r w:rsidR="00EA1E42">
        <w:rPr>
          <w:color w:val="000000"/>
          <w:sz w:val="36"/>
          <w:szCs w:val="36"/>
          <w:lang w:bidi="hi-IN"/>
        </w:rPr>
        <w:t xml:space="preserve"> </w:t>
      </w:r>
      <w:r>
        <w:rPr>
          <w:color w:val="000000"/>
          <w:sz w:val="36"/>
          <w:szCs w:val="36"/>
          <w:lang w:bidi="hi-IN"/>
        </w:rPr>
        <w:t xml:space="preserve">vaqyaM dEqvI brahma#NA sam~MvidAqnAH | suqratnA#sO dEqvavI#tiqM da#dhAnAH | aqhOqrAqtrE haqviShA# vaqrddhaya#ntaH | ati# pAqpmAnaq-mati#muktyA gamEma || </w:t>
      </w:r>
    </w:p>
    <w:p w14:paraId="04403B5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ahnEq svAhAq rAtri#yaiq svAhA$ | </w:t>
      </w:r>
    </w:p>
    <w:p w14:paraId="2F3070D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ati#muktyaiq svAhA$ || 32</w:t>
      </w:r>
    </w:p>
    <w:p w14:paraId="7065967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(ahO rAtrAByAM namaH)</w:t>
      </w:r>
    </w:p>
    <w:p w14:paraId="044AFD9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33. uShA</w:t>
      </w:r>
    </w:p>
    <w:p w14:paraId="4BEF957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pratyu#va dRuSyAyaqtI | vyuqcCantI# duhiqtA diqvaH | </w:t>
      </w:r>
    </w:p>
    <w:p w14:paraId="41451F77" w14:textId="3B4AD152"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aqpO maqhI vRu#NutEq cakShu#ShA | tamOq jyOti#Sh-kRuNOti sUqnarI$ |</w:t>
      </w:r>
      <w:r w:rsidR="00EA1E42">
        <w:rPr>
          <w:color w:val="000000"/>
          <w:sz w:val="36"/>
          <w:szCs w:val="36"/>
          <w:lang w:bidi="hi-IN"/>
        </w:rPr>
        <w:t xml:space="preserve"> </w:t>
      </w:r>
      <w:r>
        <w:rPr>
          <w:color w:val="000000"/>
          <w:sz w:val="36"/>
          <w:szCs w:val="36"/>
          <w:lang w:bidi="hi-IN"/>
        </w:rPr>
        <w:t>uduqsriyA$</w:t>
      </w:r>
      <w:r w:rsidR="007D08D9">
        <w:rPr>
          <w:color w:val="000000"/>
          <w:sz w:val="36"/>
          <w:szCs w:val="36"/>
          <w:lang w:bidi="hi-IN"/>
        </w:rPr>
        <w:t xml:space="preserve"> </w:t>
      </w:r>
      <w:r>
        <w:rPr>
          <w:color w:val="000000"/>
          <w:sz w:val="36"/>
          <w:szCs w:val="36"/>
          <w:lang w:bidi="hi-IN"/>
        </w:rPr>
        <w:t>ssacatEq sUrya#H | sa cA# uqdyannakSha#tra marciqmat |</w:t>
      </w:r>
    </w:p>
    <w:p w14:paraId="13D4E509"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tavE du#ShOq vyuShiq sUrya#sya ca | saMBaqktEna# gamEmahi || </w:t>
      </w:r>
    </w:p>
    <w:p w14:paraId="696344B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uqShasEq svAhAq vyu#ShTyaiq svAhA$ | </w:t>
      </w:r>
    </w:p>
    <w:p w14:paraId="204FEE0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vyUqShuShyaiq svAhA$ vyuqcCantyaiq svAhA$ | </w:t>
      </w:r>
    </w:p>
    <w:p w14:paraId="356B82A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vyu#ShTAyaiq svAhA$ || 33 (uShasE namaH)</w:t>
      </w:r>
    </w:p>
    <w:p w14:paraId="7880CB2F" w14:textId="77777777" w:rsidR="00BE419B" w:rsidRDefault="00BE419B" w:rsidP="00BE419B">
      <w:pPr>
        <w:autoSpaceDE w:val="0"/>
        <w:autoSpaceDN w:val="0"/>
        <w:adjustRightInd w:val="0"/>
        <w:spacing w:after="0" w:line="240" w:lineRule="auto"/>
        <w:rPr>
          <w:color w:val="000000"/>
          <w:sz w:val="36"/>
          <w:szCs w:val="36"/>
          <w:lang w:bidi="hi-IN"/>
        </w:rPr>
      </w:pPr>
    </w:p>
    <w:p w14:paraId="7FFFCD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34. nakShatraH </w:t>
      </w:r>
    </w:p>
    <w:p w14:paraId="138CB122" w14:textId="6A3E6A05"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tannOq nakSha#tra marciqmat | BAqnuqmattEja# uq</w:t>
      </w:r>
      <w:r w:rsidRPr="000F4569">
        <w:rPr>
          <w:color w:val="000000"/>
          <w:sz w:val="36"/>
          <w:szCs w:val="36"/>
          <w:lang w:bidi="hi-IN"/>
        </w:rPr>
        <w:t>c</w:t>
      </w:r>
      <w:r w:rsidR="000F4569" w:rsidRPr="000F4569">
        <w:rPr>
          <w:color w:val="000000"/>
          <w:sz w:val="36"/>
          <w:szCs w:val="36"/>
          <w:lang w:bidi="hi-IN"/>
        </w:rPr>
        <w:t>c</w:t>
      </w:r>
      <w:r w:rsidRPr="000F4569">
        <w:rPr>
          <w:color w:val="000000"/>
          <w:sz w:val="36"/>
          <w:szCs w:val="36"/>
          <w:lang w:bidi="hi-IN"/>
        </w:rPr>
        <w:t>a</w:t>
      </w:r>
      <w:r>
        <w:rPr>
          <w:color w:val="000000"/>
          <w:sz w:val="36"/>
          <w:szCs w:val="36"/>
          <w:lang w:bidi="hi-IN"/>
        </w:rPr>
        <w:t>ra#t |</w:t>
      </w:r>
      <w:r w:rsidR="00EA1E42">
        <w:rPr>
          <w:color w:val="000000"/>
          <w:sz w:val="36"/>
          <w:szCs w:val="36"/>
          <w:lang w:bidi="hi-IN"/>
        </w:rPr>
        <w:t xml:space="preserve"> </w:t>
      </w:r>
      <w:r>
        <w:rPr>
          <w:color w:val="000000"/>
          <w:sz w:val="36"/>
          <w:szCs w:val="36"/>
          <w:lang w:bidi="hi-IN"/>
        </w:rPr>
        <w:t xml:space="preserve">upa# yaqj~jamiqhAga#mat | pranakSha#trAya dEqvAya# | indrAqyEndu(gm)# havAmahE | </w:t>
      </w:r>
    </w:p>
    <w:p w14:paraId="17740E57"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sa na# ssaviqtA su#vath saqniM | </w:t>
      </w:r>
    </w:p>
    <w:p w14:paraId="5A56E0C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puqShTiqdAM ~MvIqrava#ttamaM || </w:t>
      </w:r>
    </w:p>
    <w:p w14:paraId="51FAA6A2" w14:textId="6B47593E"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nakSha#trAyaq svAhO#dEShya</w:t>
      </w:r>
      <w:r w:rsidR="007A1809">
        <w:rPr>
          <w:color w:val="000000"/>
          <w:sz w:val="36"/>
          <w:szCs w:val="36"/>
          <w:lang w:bidi="hi-IN"/>
        </w:rPr>
        <w:t>q</w:t>
      </w:r>
      <w:r>
        <w:rPr>
          <w:color w:val="000000"/>
          <w:sz w:val="36"/>
          <w:szCs w:val="36"/>
          <w:lang w:bidi="hi-IN"/>
        </w:rPr>
        <w:t xml:space="preserve">tE svAhA$ | </w:t>
      </w:r>
    </w:p>
    <w:p w14:paraId="17D77B5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uqdyaqtE svAhO-di#tAyaq svAhA$ | </w:t>
      </w:r>
    </w:p>
    <w:p w14:paraId="40A4181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hara#sEq svAhAq Bara#sEq svAhA$ | </w:t>
      </w:r>
    </w:p>
    <w:p w14:paraId="723E0A5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BrAja#sEq svAhAq tEja#sEq svAhA$ | </w:t>
      </w:r>
    </w:p>
    <w:p w14:paraId="51209F5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tapa#sEq svAhA$ brahmavarcaqsAyaq svAhA$ || 34 (nakShatrAya namaH)</w:t>
      </w:r>
    </w:p>
    <w:p w14:paraId="6B8D11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35. sUryaH</w:t>
      </w:r>
    </w:p>
    <w:p w14:paraId="1DEA75E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uduqtyaM jAqtavE#dasaM dEqvaM ~Mva#hanti kEqtava#H | dRuqSE viSvA#yaq sUrya$M |</w:t>
      </w:r>
    </w:p>
    <w:p w14:paraId="46BAEB8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ciqtraM dEqvAnAq muda#gAqdanI#kaqM cakShu#r miqtrasyaq varu#NasyAqgnEH | </w:t>
      </w:r>
    </w:p>
    <w:p w14:paraId="0BEA5923"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A&amp;prAq dyAvA#pRuqthivI aqntari#kShaqq sUrya# AqtmA jaga#tastaqsthuSha#Sca || </w:t>
      </w:r>
    </w:p>
    <w:p w14:paraId="386A44F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sUryA#yaq svAhAq nakSha#trEByaq ssvAhA$ | </w:t>
      </w:r>
    </w:p>
    <w:p w14:paraId="5FE3B85A" w14:textId="679EDA09" w:rsidR="00BE419B" w:rsidRDefault="00BE419B" w:rsidP="00BE419B">
      <w:pPr>
        <w:autoSpaceDE w:val="0"/>
        <w:autoSpaceDN w:val="0"/>
        <w:adjustRightInd w:val="0"/>
        <w:spacing w:after="0" w:line="240" w:lineRule="auto"/>
        <w:rPr>
          <w:color w:val="000000"/>
          <w:sz w:val="36"/>
          <w:szCs w:val="36"/>
          <w:lang w:bidi="hi-IN"/>
        </w:rPr>
      </w:pPr>
      <w:proofErr w:type="gramStart"/>
      <w:r>
        <w:rPr>
          <w:color w:val="000000"/>
          <w:sz w:val="36"/>
          <w:szCs w:val="36"/>
          <w:lang w:bidi="hi-IN"/>
        </w:rPr>
        <w:t>p</w:t>
      </w:r>
      <w:r w:rsidR="00925F0B">
        <w:rPr>
          <w:color w:val="000000"/>
          <w:sz w:val="36"/>
          <w:szCs w:val="36"/>
          <w:lang w:bidi="hi-IN"/>
        </w:rPr>
        <w:t>r</w:t>
      </w:r>
      <w:r>
        <w:rPr>
          <w:color w:val="000000"/>
          <w:sz w:val="36"/>
          <w:szCs w:val="36"/>
          <w:lang w:bidi="hi-IN"/>
        </w:rPr>
        <w:t>aqtiqShThAyaiq</w:t>
      </w:r>
      <w:proofErr w:type="gramEnd"/>
      <w:r>
        <w:rPr>
          <w:color w:val="000000"/>
          <w:sz w:val="36"/>
          <w:szCs w:val="36"/>
          <w:lang w:bidi="hi-IN"/>
        </w:rPr>
        <w:t xml:space="preserve"> svAhA$ || 35  (sUryAya namaH)</w:t>
      </w:r>
    </w:p>
    <w:p w14:paraId="3E2436A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lastRenderedPageBreak/>
        <w:t>36. aditiH</w:t>
      </w:r>
    </w:p>
    <w:p w14:paraId="0E50817A"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adi#tirna uruShyaq-tvadi#tiqH Sarma# yacCatu | </w:t>
      </w:r>
    </w:p>
    <w:p w14:paraId="4183E7A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adi#tiH pAqtva(gm) ha#saH |</w:t>
      </w:r>
    </w:p>
    <w:p w14:paraId="7C5A022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maqhImUqShu mAqtara(gm)# suvraqtAnA#-mRuqtasyaq patnIq mava#sE huvEma |</w:t>
      </w:r>
    </w:p>
    <w:p w14:paraId="24124766"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tuqviqkShaqtrA-maqjara#ntI murUqcI(gm) suqSarmA#Naq-madi#ti(gm) suqpraNI#tiM || </w:t>
      </w:r>
    </w:p>
    <w:p w14:paraId="6C49DFC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adi#tyaiq svAhA$ pratiqShThAyaiq svAhA$ || 36  </w:t>
      </w:r>
    </w:p>
    <w:p w14:paraId="691BD42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(adityai namaH)</w:t>
      </w:r>
    </w:p>
    <w:p w14:paraId="6BA7A36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37. viShNuH</w:t>
      </w:r>
    </w:p>
    <w:p w14:paraId="1933A2B2"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iqdaM ~MviShNuqr vica#kramE trEqdhA nida#dhE paqdaM | samU#Dhamasya pA(gm) suqrE |</w:t>
      </w:r>
    </w:p>
    <w:p w14:paraId="6CF55436" w14:textId="2B379098"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pratadviShNu#</w:t>
      </w:r>
      <w:r w:rsidR="007A1809">
        <w:rPr>
          <w:color w:val="000000"/>
          <w:sz w:val="36"/>
          <w:szCs w:val="36"/>
          <w:lang w:bidi="hi-IN"/>
        </w:rPr>
        <w:t>s</w:t>
      </w:r>
      <w:r>
        <w:rPr>
          <w:color w:val="000000"/>
          <w:sz w:val="36"/>
          <w:szCs w:val="36"/>
          <w:lang w:bidi="hi-IN"/>
        </w:rPr>
        <w:t xml:space="preserve"> stavatE vIqryA#ya | </w:t>
      </w:r>
    </w:p>
    <w:p w14:paraId="1AAC9BB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mRuqgO na BIqmaH ku#caqrO gi#riqShThAH| </w:t>
      </w:r>
    </w:p>
    <w:p w14:paraId="6ADFB93D"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yasyOqruShu# triqShu viqkrama#NEShu | adhi#kShiqyantiq Buva#nAniq viSvA$ || </w:t>
      </w:r>
    </w:p>
    <w:p w14:paraId="23D2449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viShNa#vEq svAhA# yaqj~jAyaq svAhA$ | </w:t>
      </w:r>
    </w:p>
    <w:p w14:paraId="549EDA6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praqtiqShThAyaiq svAhA$ || 37 </w:t>
      </w:r>
    </w:p>
    <w:p w14:paraId="6D2E8BEB"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(viShNavE namaH)</w:t>
      </w:r>
    </w:p>
    <w:p w14:paraId="2DBAAE0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38. agniH</w:t>
      </w:r>
    </w:p>
    <w:p w14:paraId="6DB345E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aqgnir mUqrdhA diqvaH kaqkutpati#H pRuthiqvyA aqyaM | </w:t>
      </w:r>
    </w:p>
    <w:p w14:paraId="118D25A1"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aqpA(gm) rEtA(gm)#si jinvati |</w:t>
      </w:r>
      <w:r w:rsidR="00EA1E42">
        <w:rPr>
          <w:color w:val="000000"/>
          <w:sz w:val="36"/>
          <w:szCs w:val="36"/>
          <w:lang w:bidi="hi-IN"/>
        </w:rPr>
        <w:t xml:space="preserve"> </w:t>
      </w:r>
      <w:r>
        <w:rPr>
          <w:color w:val="000000"/>
          <w:sz w:val="36"/>
          <w:szCs w:val="36"/>
          <w:lang w:bidi="hi-IN"/>
        </w:rPr>
        <w:t xml:space="preserve">BuvO# yaqj~jasyaq raja#saSca nEqtA yatrA# niqyudBiqH saca#sE </w:t>
      </w:r>
    </w:p>
    <w:p w14:paraId="6EE9573E"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SiqvABi#H |</w:t>
      </w:r>
      <w:r w:rsidR="00EA1E42">
        <w:rPr>
          <w:color w:val="000000"/>
          <w:sz w:val="36"/>
          <w:szCs w:val="36"/>
          <w:lang w:bidi="hi-IN"/>
        </w:rPr>
        <w:t xml:space="preserve"> </w:t>
      </w:r>
      <w:r>
        <w:rPr>
          <w:color w:val="000000"/>
          <w:sz w:val="36"/>
          <w:szCs w:val="36"/>
          <w:lang w:bidi="hi-IN"/>
        </w:rPr>
        <w:t xml:space="preserve">diqvi mUqrdhAna#M dadhiShE suvaqrq.ShAM jiqhvAma#gnE cakRuShE </w:t>
      </w:r>
    </w:p>
    <w:p w14:paraId="08C4E9D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havyaqvAha$M || (agnayE namaH) 38</w:t>
      </w:r>
    </w:p>
    <w:p w14:paraId="054BFB48"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39. anumatI</w:t>
      </w:r>
    </w:p>
    <w:p w14:paraId="4EF3BDA4"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anu#nOq&amp;dyAnu#mati ryaqj~jaM dEqvEShu# manyatAM | </w:t>
      </w:r>
    </w:p>
    <w:p w14:paraId="77BF172A"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aqgniSca# havyaqvAha#nOq Bava#tAM dAqSuShEq maya#H | anvida#numatEq tvaM manyA#saiq SaMca# </w:t>
      </w:r>
      <w:r>
        <w:rPr>
          <w:color w:val="000000"/>
          <w:sz w:val="36"/>
          <w:szCs w:val="36"/>
          <w:lang w:bidi="hi-IN"/>
        </w:rPr>
        <w:lastRenderedPageBreak/>
        <w:t xml:space="preserve">naH kRudhi | kratvEq dakShA#ya nO hinuq praNaq AyU(gm)#Shi tAriShaH || </w:t>
      </w:r>
    </w:p>
    <w:p w14:paraId="78E8973F"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(anumatyai namaH) 39</w:t>
      </w:r>
    </w:p>
    <w:p w14:paraId="0DFF48C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40. havyavAhaH (agniH)</w:t>
      </w:r>
    </w:p>
    <w:p w14:paraId="159865CC"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haqvyaqvAha#maBi-mAtiqShAha$M | </w:t>
      </w:r>
    </w:p>
    <w:p w14:paraId="1285F29E"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raqkShOqhaNaqM pRuta#nAsu jiqShNuM |</w:t>
      </w:r>
    </w:p>
    <w:p w14:paraId="37B9510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jyOti#ShmantaqM dIdya#taqM pura#ndhiM | </w:t>
      </w:r>
    </w:p>
    <w:p w14:paraId="5B65FA71"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aqgni(gg) svi#ShTaq kRutaqmA hu#vEma |</w:t>
      </w:r>
    </w:p>
    <w:p w14:paraId="7245A1C8"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svi#ShTa magnE aqBitat pRu#NAhi | </w:t>
      </w:r>
    </w:p>
    <w:p w14:paraId="745C6299"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viSvA# dEvaq pRuta#nA aqBiShya |</w:t>
      </w:r>
    </w:p>
    <w:p w14:paraId="173F8BFC"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uqrunnaqH panthA$M pradiqSan viBA#hi | </w:t>
      </w:r>
    </w:p>
    <w:p w14:paraId="7BE9F485" w14:textId="77777777" w:rsidR="00EA1E42"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jyOti#ShmaddhEhyaq jara#nnaq Ayu#H || </w:t>
      </w:r>
    </w:p>
    <w:p w14:paraId="59569870"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(agnayE namaH) 40</w:t>
      </w:r>
    </w:p>
    <w:p w14:paraId="6A22DFEB" w14:textId="77777777" w:rsidR="00BE419B" w:rsidRDefault="00BE419B" w:rsidP="00BE419B">
      <w:pPr>
        <w:autoSpaceDE w:val="0"/>
        <w:autoSpaceDN w:val="0"/>
        <w:adjustRightInd w:val="0"/>
        <w:spacing w:after="0" w:line="240" w:lineRule="auto"/>
        <w:rPr>
          <w:color w:val="000000"/>
          <w:sz w:val="36"/>
          <w:szCs w:val="36"/>
          <w:lang w:bidi="hi-IN"/>
        </w:rPr>
      </w:pPr>
    </w:p>
    <w:p w14:paraId="56F5356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 xml:space="preserve">nakShatradEvatAByO namaH  </w:t>
      </w:r>
    </w:p>
    <w:p w14:paraId="180E9400" w14:textId="77777777" w:rsidR="00BE419B" w:rsidRDefault="00BE419B" w:rsidP="00BE419B">
      <w:pPr>
        <w:autoSpaceDE w:val="0"/>
        <w:autoSpaceDN w:val="0"/>
        <w:adjustRightInd w:val="0"/>
        <w:spacing w:after="0" w:line="240" w:lineRule="auto"/>
        <w:rPr>
          <w:color w:val="000000"/>
          <w:sz w:val="36"/>
          <w:szCs w:val="36"/>
          <w:lang w:bidi="hi-IN"/>
        </w:rPr>
      </w:pPr>
    </w:p>
    <w:p w14:paraId="025086D7" w14:textId="77777777" w:rsidR="00BE419B" w:rsidRDefault="00BE419B" w:rsidP="00BE419B">
      <w:pPr>
        <w:autoSpaceDE w:val="0"/>
        <w:autoSpaceDN w:val="0"/>
        <w:adjustRightInd w:val="0"/>
        <w:spacing w:after="0" w:line="240" w:lineRule="auto"/>
        <w:rPr>
          <w:color w:val="000000"/>
          <w:sz w:val="36"/>
          <w:szCs w:val="36"/>
          <w:lang w:bidi="hi-IN"/>
        </w:rPr>
      </w:pPr>
      <w:r>
        <w:rPr>
          <w:color w:val="000000"/>
          <w:sz w:val="36"/>
          <w:szCs w:val="36"/>
          <w:lang w:bidi="hi-IN"/>
        </w:rPr>
        <w:t>OM SAntiqH SAntiqH SAnti#H</w:t>
      </w:r>
    </w:p>
    <w:p w14:paraId="66519A7A" w14:textId="77777777" w:rsidR="00514D9D" w:rsidRPr="00BE419B" w:rsidRDefault="00BE419B" w:rsidP="00EA1E42">
      <w:pPr>
        <w:autoSpaceDE w:val="0"/>
        <w:autoSpaceDN w:val="0"/>
        <w:adjustRightInd w:val="0"/>
        <w:spacing w:after="0" w:line="240" w:lineRule="auto"/>
      </w:pPr>
      <w:r>
        <w:rPr>
          <w:color w:val="000000"/>
          <w:sz w:val="36"/>
          <w:szCs w:val="36"/>
          <w:lang w:bidi="hi-IN"/>
        </w:rPr>
        <w:t>------------------------------------------------------------------</w:t>
      </w:r>
    </w:p>
    <w:sectPr w:rsidR="00514D9D" w:rsidRPr="00BE419B" w:rsidSect="00BE419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titlePg/>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36F1A" w14:textId="77777777" w:rsidR="00C705AA" w:rsidRDefault="00C705AA" w:rsidP="00BE419B">
      <w:pPr>
        <w:spacing w:after="0" w:line="240" w:lineRule="auto"/>
      </w:pPr>
      <w:r>
        <w:separator/>
      </w:r>
    </w:p>
  </w:endnote>
  <w:endnote w:type="continuationSeparator" w:id="0">
    <w:p w14:paraId="68887DF7" w14:textId="77777777" w:rsidR="00C705AA" w:rsidRDefault="00C705AA" w:rsidP="00BE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744B9" w14:textId="77777777" w:rsidR="00006B88" w:rsidRDefault="00006B88" w:rsidP="00BE419B">
    <w:pPr>
      <w:pStyle w:val="Footer"/>
      <w:pBdr>
        <w:top w:val="single" w:sz="4" w:space="1" w:color="auto"/>
      </w:pBdr>
      <w:jc w:val="right"/>
    </w:pPr>
    <w:r w:rsidRPr="00BE419B">
      <w:rPr>
        <w:b/>
        <w:bCs/>
      </w:rPr>
      <w:t xml:space="preserve">www.vedavms.in </w:t>
    </w:r>
    <w:r>
      <w:t xml:space="preserve">                   </w:t>
    </w:r>
    <w:r w:rsidRPr="00BE419B">
      <w:rPr>
        <w:b/>
        <w:bCs/>
      </w:rPr>
      <w:t xml:space="preserve">Page </w:t>
    </w:r>
    <w:r w:rsidRPr="00BE419B">
      <w:rPr>
        <w:b/>
        <w:bCs/>
      </w:rPr>
      <w:fldChar w:fldCharType="begin"/>
    </w:r>
    <w:r w:rsidRPr="00BE419B">
      <w:rPr>
        <w:b/>
        <w:bCs/>
      </w:rPr>
      <w:instrText xml:space="preserve"> PAGE  \* Arabic  \* MERGEFORMAT </w:instrText>
    </w:r>
    <w:r w:rsidRPr="00BE419B">
      <w:rPr>
        <w:b/>
        <w:bCs/>
      </w:rPr>
      <w:fldChar w:fldCharType="separate"/>
    </w:r>
    <w:r w:rsidR="006F380D">
      <w:rPr>
        <w:b/>
        <w:bCs/>
        <w:noProof/>
      </w:rPr>
      <w:t>30</w:t>
    </w:r>
    <w:r w:rsidRPr="00BE419B">
      <w:rPr>
        <w:b/>
        <w:bCs/>
      </w:rPr>
      <w:fldChar w:fldCharType="end"/>
    </w:r>
    <w:r w:rsidRPr="00BE419B">
      <w:rPr>
        <w:b/>
        <w:bCs/>
      </w:rPr>
      <w:t xml:space="preserve"> of </w:t>
    </w:r>
    <w:r w:rsidRPr="00BE419B">
      <w:rPr>
        <w:b/>
        <w:bCs/>
      </w:rPr>
      <w:fldChar w:fldCharType="begin"/>
    </w:r>
    <w:r w:rsidRPr="00BE419B">
      <w:rPr>
        <w:b/>
        <w:bCs/>
      </w:rPr>
      <w:instrText xml:space="preserve"> NUMPAGES  \* Arabic  \* MERGEFORMAT </w:instrText>
    </w:r>
    <w:r w:rsidRPr="00BE419B">
      <w:rPr>
        <w:b/>
        <w:bCs/>
      </w:rPr>
      <w:fldChar w:fldCharType="separate"/>
    </w:r>
    <w:r w:rsidR="006F380D">
      <w:rPr>
        <w:b/>
        <w:bCs/>
        <w:noProof/>
      </w:rPr>
      <w:t>86</w:t>
    </w:r>
    <w:r w:rsidRPr="00BE419B">
      <w:rPr>
        <w:b/>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B0EFB" w14:textId="77777777" w:rsidR="00006B88" w:rsidRPr="00BE419B" w:rsidRDefault="00006B88" w:rsidP="00BE419B">
    <w:pPr>
      <w:pStyle w:val="Footer"/>
      <w:pBdr>
        <w:top w:val="single" w:sz="4" w:space="1" w:color="auto"/>
      </w:pBdr>
      <w:jc w:val="right"/>
    </w:pPr>
    <w:r w:rsidRPr="00BE419B">
      <w:rPr>
        <w:b/>
        <w:bCs/>
      </w:rPr>
      <w:t>vedavms</w:t>
    </w:r>
    <w:r>
      <w:rPr>
        <w:b/>
        <w:bCs/>
      </w:rPr>
      <w:t>@gmail.com</w:t>
    </w:r>
    <w:r w:rsidRPr="00BE419B">
      <w:rPr>
        <w:b/>
        <w:bCs/>
      </w:rPr>
      <w:t xml:space="preserve"> </w:t>
    </w:r>
    <w:r>
      <w:t xml:space="preserve">                   </w:t>
    </w:r>
    <w:r w:rsidRPr="00BE419B">
      <w:rPr>
        <w:b/>
        <w:bCs/>
      </w:rPr>
      <w:t xml:space="preserve">Page </w:t>
    </w:r>
    <w:r w:rsidRPr="00BE419B">
      <w:rPr>
        <w:b/>
        <w:bCs/>
      </w:rPr>
      <w:fldChar w:fldCharType="begin"/>
    </w:r>
    <w:r w:rsidRPr="00BE419B">
      <w:rPr>
        <w:b/>
        <w:bCs/>
      </w:rPr>
      <w:instrText xml:space="preserve"> PAGE  \* Arabic  \* MERGEFORMAT </w:instrText>
    </w:r>
    <w:r w:rsidRPr="00BE419B">
      <w:rPr>
        <w:b/>
        <w:bCs/>
      </w:rPr>
      <w:fldChar w:fldCharType="separate"/>
    </w:r>
    <w:r w:rsidR="006F380D">
      <w:rPr>
        <w:b/>
        <w:bCs/>
        <w:noProof/>
      </w:rPr>
      <w:t>31</w:t>
    </w:r>
    <w:r w:rsidRPr="00BE419B">
      <w:rPr>
        <w:b/>
        <w:bCs/>
      </w:rPr>
      <w:fldChar w:fldCharType="end"/>
    </w:r>
    <w:r w:rsidRPr="00BE419B">
      <w:rPr>
        <w:b/>
        <w:bCs/>
      </w:rPr>
      <w:t xml:space="preserve"> of </w:t>
    </w:r>
    <w:r w:rsidRPr="00BE419B">
      <w:rPr>
        <w:b/>
        <w:bCs/>
      </w:rPr>
      <w:fldChar w:fldCharType="begin"/>
    </w:r>
    <w:r w:rsidRPr="00BE419B">
      <w:rPr>
        <w:b/>
        <w:bCs/>
      </w:rPr>
      <w:instrText xml:space="preserve"> NUMPAGES  \* Arabic  \* MERGEFORMAT </w:instrText>
    </w:r>
    <w:r w:rsidRPr="00BE419B">
      <w:rPr>
        <w:b/>
        <w:bCs/>
      </w:rPr>
      <w:fldChar w:fldCharType="separate"/>
    </w:r>
    <w:r w:rsidR="006F380D">
      <w:rPr>
        <w:b/>
        <w:bCs/>
        <w:noProof/>
      </w:rPr>
      <w:t>86</w:t>
    </w:r>
    <w:r w:rsidRPr="00BE419B">
      <w:rPr>
        <w:b/>
        <w:bC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82D96" w14:textId="23B7836F" w:rsidR="00006B88" w:rsidRPr="00BE419B" w:rsidRDefault="00006B88" w:rsidP="00BE419B">
    <w:pPr>
      <w:pStyle w:val="Footer"/>
      <w:pBdr>
        <w:top w:val="single" w:sz="4" w:space="1" w:color="auto"/>
      </w:pBdr>
    </w:pPr>
    <w:r w:rsidRPr="00BE419B">
      <w:rPr>
        <w:b/>
        <w:bCs/>
      </w:rPr>
      <w:t>Version 0.1 dated 31</w:t>
    </w:r>
    <w:r w:rsidRPr="00BE419B">
      <w:rPr>
        <w:b/>
        <w:bCs/>
        <w:vertAlign w:val="superscript"/>
      </w:rPr>
      <w:t>st</w:t>
    </w:r>
    <w:r w:rsidRPr="00BE419B">
      <w:rPr>
        <w:b/>
        <w:bCs/>
      </w:rPr>
      <w:t xml:space="preserve"> J</w:t>
    </w:r>
    <w:r>
      <w:rPr>
        <w:b/>
        <w:bCs/>
      </w:rPr>
      <w:t xml:space="preserve">uly </w:t>
    </w:r>
    <w:r w:rsidRPr="00BE419B">
      <w:rPr>
        <w:b/>
        <w:bCs/>
      </w:rPr>
      <w:t>202</w:t>
    </w:r>
    <w:r>
      <w:rPr>
        <w:b/>
        <w:bCs/>
      </w:rPr>
      <w:t>2</w:t>
    </w:r>
    <w:r>
      <w:t xml:space="preserve">                             </w:t>
    </w:r>
    <w:r w:rsidRPr="00BE419B">
      <w:rPr>
        <w:b/>
        <w:bCs/>
      </w:rPr>
      <w:t xml:space="preserve"> Page </w:t>
    </w:r>
    <w:r w:rsidRPr="00BE419B">
      <w:rPr>
        <w:b/>
        <w:bCs/>
      </w:rPr>
      <w:fldChar w:fldCharType="begin"/>
    </w:r>
    <w:r w:rsidRPr="00BE419B">
      <w:rPr>
        <w:b/>
        <w:bCs/>
      </w:rPr>
      <w:instrText xml:space="preserve"> PAGE  \* Arabic  \* MERGEFORMAT </w:instrText>
    </w:r>
    <w:r w:rsidRPr="00BE419B">
      <w:rPr>
        <w:b/>
        <w:bCs/>
      </w:rPr>
      <w:fldChar w:fldCharType="separate"/>
    </w:r>
    <w:r w:rsidR="00FA220C">
      <w:rPr>
        <w:b/>
        <w:bCs/>
        <w:noProof/>
      </w:rPr>
      <w:t>1</w:t>
    </w:r>
    <w:r w:rsidRPr="00BE419B">
      <w:rPr>
        <w:b/>
        <w:bCs/>
      </w:rPr>
      <w:fldChar w:fldCharType="end"/>
    </w:r>
    <w:r w:rsidRPr="00BE419B">
      <w:rPr>
        <w:b/>
        <w:bCs/>
      </w:rPr>
      <w:t xml:space="preserve"> of </w:t>
    </w:r>
    <w:r w:rsidRPr="00BE419B">
      <w:rPr>
        <w:b/>
        <w:bCs/>
      </w:rPr>
      <w:fldChar w:fldCharType="begin"/>
    </w:r>
    <w:r w:rsidRPr="00BE419B">
      <w:rPr>
        <w:b/>
        <w:bCs/>
      </w:rPr>
      <w:instrText xml:space="preserve"> NUMPAGES  \* Arabic  \* MERGEFORMAT </w:instrText>
    </w:r>
    <w:r w:rsidRPr="00BE419B">
      <w:rPr>
        <w:b/>
        <w:bCs/>
      </w:rPr>
      <w:fldChar w:fldCharType="separate"/>
    </w:r>
    <w:r w:rsidR="00FA220C">
      <w:rPr>
        <w:b/>
        <w:bCs/>
        <w:noProof/>
      </w:rPr>
      <w:t>1</w:t>
    </w:r>
    <w:r w:rsidRPr="00BE419B">
      <w:rPr>
        <w:b/>
        <w:bCs/>
      </w:rPr>
      <w:fldChar w:fldCharType="end"/>
    </w:r>
    <w:r w:rsidRPr="00BE419B">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78C4A9" w14:textId="77777777" w:rsidR="00C705AA" w:rsidRDefault="00C705AA" w:rsidP="00BE419B">
      <w:pPr>
        <w:spacing w:after="0" w:line="240" w:lineRule="auto"/>
      </w:pPr>
      <w:r>
        <w:separator/>
      </w:r>
    </w:p>
  </w:footnote>
  <w:footnote w:type="continuationSeparator" w:id="0">
    <w:p w14:paraId="5BC7D4CE" w14:textId="77777777" w:rsidR="00C705AA" w:rsidRDefault="00C705AA" w:rsidP="00BE4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EFF04" w14:textId="77777777" w:rsidR="00006B88" w:rsidRPr="00BE419B" w:rsidRDefault="00006B88" w:rsidP="00BE419B">
    <w:pPr>
      <w:pStyle w:val="Header"/>
      <w:pBdr>
        <w:bottom w:val="single" w:sz="4" w:space="1" w:color="auto"/>
      </w:pBdr>
      <w:jc w:val="right"/>
      <w:rPr>
        <w:b/>
        <w:bCs/>
        <w:sz w:val="28"/>
        <w:szCs w:val="28"/>
      </w:rPr>
    </w:pPr>
    <w:r w:rsidRPr="00BE419B">
      <w:rPr>
        <w:b/>
        <w:bCs/>
        <w:sz w:val="28"/>
        <w:szCs w:val="28"/>
      </w:rPr>
      <w:t>Udaka Shanti ASCT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533773" w14:textId="77777777" w:rsidR="00006B88" w:rsidRPr="00BE419B" w:rsidRDefault="00006B88" w:rsidP="00BE419B">
    <w:pPr>
      <w:pStyle w:val="Header"/>
      <w:pBdr>
        <w:bottom w:val="single" w:sz="4" w:space="1" w:color="auto"/>
      </w:pBdr>
      <w:jc w:val="right"/>
      <w:rPr>
        <w:b/>
        <w:bCs/>
      </w:rPr>
    </w:pPr>
    <w:r w:rsidRPr="00BE419B">
      <w:rPr>
        <w:b/>
        <w:bCs/>
      </w:rPr>
      <w:t xml:space="preserve"> </w:t>
    </w:r>
    <w:r w:rsidRPr="00BE419B">
      <w:rPr>
        <w:b/>
        <w:bCs/>
        <w:sz w:val="28"/>
        <w:szCs w:val="28"/>
      </w:rPr>
      <w:t>Udaka Shanti ASCT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5B1AF" w14:textId="77777777" w:rsidR="00006B88" w:rsidRDefault="00006B88" w:rsidP="00BE419B">
    <w:pPr>
      <w:pStyle w:val="Header"/>
      <w:pBdr>
        <w:bottom w:val="single" w:sz="4" w:space="1" w:color="auto"/>
      </w:pBdr>
    </w:pPr>
    <w:r w:rsidRPr="00BE419B">
      <w:rPr>
        <w:b/>
        <w:bCs/>
      </w:rPr>
      <w:t>Udaka Shanti Anushangam Continuous Text (ASCT) Barah</w:t>
    </w:r>
    <w:r>
      <w:rPr>
        <w:b/>
        <w:bCs/>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574F42"/>
    <w:multiLevelType w:val="hybridMultilevel"/>
    <w:tmpl w:val="DE924620"/>
    <w:lvl w:ilvl="0" w:tplc="A8E6112C">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ea7468bf3cfe2d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trackRevisio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19B"/>
    <w:rsid w:val="00006B88"/>
    <w:rsid w:val="00012A4C"/>
    <w:rsid w:val="0008200C"/>
    <w:rsid w:val="000A046C"/>
    <w:rsid w:val="000C00ED"/>
    <w:rsid w:val="000F4569"/>
    <w:rsid w:val="001B7A75"/>
    <w:rsid w:val="001C5CC9"/>
    <w:rsid w:val="00212606"/>
    <w:rsid w:val="00261D67"/>
    <w:rsid w:val="002821E0"/>
    <w:rsid w:val="002B6908"/>
    <w:rsid w:val="002B7DC1"/>
    <w:rsid w:val="002C6313"/>
    <w:rsid w:val="002F6162"/>
    <w:rsid w:val="00323BF2"/>
    <w:rsid w:val="00337E4A"/>
    <w:rsid w:val="00357BBE"/>
    <w:rsid w:val="003A4A8D"/>
    <w:rsid w:val="003B6F55"/>
    <w:rsid w:val="0044106E"/>
    <w:rsid w:val="004469A3"/>
    <w:rsid w:val="00451940"/>
    <w:rsid w:val="00455517"/>
    <w:rsid w:val="0047029D"/>
    <w:rsid w:val="00503A27"/>
    <w:rsid w:val="00514D9D"/>
    <w:rsid w:val="00534736"/>
    <w:rsid w:val="005349DE"/>
    <w:rsid w:val="0054044A"/>
    <w:rsid w:val="00561A35"/>
    <w:rsid w:val="0056238F"/>
    <w:rsid w:val="00572FC5"/>
    <w:rsid w:val="005B047F"/>
    <w:rsid w:val="005B05C1"/>
    <w:rsid w:val="005E264F"/>
    <w:rsid w:val="00605939"/>
    <w:rsid w:val="00666CB4"/>
    <w:rsid w:val="00672F22"/>
    <w:rsid w:val="00676C77"/>
    <w:rsid w:val="006855C8"/>
    <w:rsid w:val="00694CBB"/>
    <w:rsid w:val="006B35B0"/>
    <w:rsid w:val="006E3C65"/>
    <w:rsid w:val="006F380D"/>
    <w:rsid w:val="007031B9"/>
    <w:rsid w:val="007A1809"/>
    <w:rsid w:val="007B6D2D"/>
    <w:rsid w:val="007D08D9"/>
    <w:rsid w:val="00821594"/>
    <w:rsid w:val="00866F70"/>
    <w:rsid w:val="008D2BB2"/>
    <w:rsid w:val="00925F0B"/>
    <w:rsid w:val="009A147B"/>
    <w:rsid w:val="009E03E1"/>
    <w:rsid w:val="00A328D0"/>
    <w:rsid w:val="00A40F4E"/>
    <w:rsid w:val="00A46BEB"/>
    <w:rsid w:val="00A76E13"/>
    <w:rsid w:val="00AE4D97"/>
    <w:rsid w:val="00AF4F9C"/>
    <w:rsid w:val="00B07B16"/>
    <w:rsid w:val="00B260EF"/>
    <w:rsid w:val="00B65390"/>
    <w:rsid w:val="00B719C0"/>
    <w:rsid w:val="00BA5F27"/>
    <w:rsid w:val="00BE067B"/>
    <w:rsid w:val="00BE419B"/>
    <w:rsid w:val="00C0762C"/>
    <w:rsid w:val="00C14E3B"/>
    <w:rsid w:val="00C52C1D"/>
    <w:rsid w:val="00C705AA"/>
    <w:rsid w:val="00C803CE"/>
    <w:rsid w:val="00C863D2"/>
    <w:rsid w:val="00CA5ABC"/>
    <w:rsid w:val="00CB1865"/>
    <w:rsid w:val="00CB4386"/>
    <w:rsid w:val="00D038A4"/>
    <w:rsid w:val="00D15141"/>
    <w:rsid w:val="00D6020B"/>
    <w:rsid w:val="00D60B0F"/>
    <w:rsid w:val="00DA2F16"/>
    <w:rsid w:val="00DC66EA"/>
    <w:rsid w:val="00DD6601"/>
    <w:rsid w:val="00DF221B"/>
    <w:rsid w:val="00E14F04"/>
    <w:rsid w:val="00E554D7"/>
    <w:rsid w:val="00EA1E42"/>
    <w:rsid w:val="00EA6A1C"/>
    <w:rsid w:val="00EE3C12"/>
    <w:rsid w:val="00F14278"/>
    <w:rsid w:val="00F55610"/>
    <w:rsid w:val="00FA22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8F75"/>
  <w15:chartTrackingRefBased/>
  <w15:docId w15:val="{B408E3E6-8102-45D2-B158-DA1C2494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19B"/>
    <w:rPr>
      <w:rFonts w:ascii="Arial" w:hAnsi="Arial" w:cs="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4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19B"/>
    <w:rPr>
      <w:rFonts w:ascii="Arial" w:hAnsi="Arial" w:cs="Arial"/>
      <w:sz w:val="32"/>
      <w:szCs w:val="32"/>
    </w:rPr>
  </w:style>
  <w:style w:type="paragraph" w:styleId="Footer">
    <w:name w:val="footer"/>
    <w:basedOn w:val="Normal"/>
    <w:link w:val="FooterChar"/>
    <w:uiPriority w:val="99"/>
    <w:unhideWhenUsed/>
    <w:rsid w:val="00BE4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9B"/>
    <w:rPr>
      <w:rFonts w:ascii="Arial" w:hAnsi="Arial" w:cs="Arial"/>
      <w:sz w:val="32"/>
      <w:szCs w:val="32"/>
    </w:rPr>
  </w:style>
  <w:style w:type="character" w:styleId="Hyperlink">
    <w:name w:val="Hyperlink"/>
    <w:basedOn w:val="DefaultParagraphFont"/>
    <w:uiPriority w:val="99"/>
    <w:unhideWhenUsed/>
    <w:rsid w:val="00BE419B"/>
    <w:rPr>
      <w:color w:val="0563C1" w:themeColor="hyperlink"/>
      <w:u w:val="single"/>
    </w:rPr>
  </w:style>
  <w:style w:type="paragraph" w:styleId="ListParagraph">
    <w:name w:val="List Paragraph"/>
    <w:basedOn w:val="Normal"/>
    <w:uiPriority w:val="34"/>
    <w:qFormat/>
    <w:rsid w:val="00BE419B"/>
    <w:pPr>
      <w:ind w:left="720"/>
      <w:contextualSpacing/>
    </w:pPr>
    <w:rPr>
      <w:rFonts w:asciiTheme="minorHAnsi" w:hAnsiTheme="minorHAnsi" w:cstheme="minorBidi"/>
      <w:sz w:val="22"/>
      <w:szCs w:val="22"/>
    </w:rPr>
  </w:style>
  <w:style w:type="paragraph" w:styleId="NoSpacing">
    <w:name w:val="No Spacing"/>
    <w:uiPriority w:val="1"/>
    <w:qFormat/>
    <w:rsid w:val="007B6D2D"/>
    <w:pPr>
      <w:spacing w:after="0" w:line="240" w:lineRule="auto"/>
    </w:pPr>
    <w:rPr>
      <w:rFonts w:ascii="Arial" w:hAnsi="Arial" w:cs="Arial"/>
      <w:sz w:val="32"/>
      <w:szCs w:val="32"/>
    </w:rPr>
  </w:style>
  <w:style w:type="paragraph" w:styleId="BalloonText">
    <w:name w:val="Balloon Text"/>
    <w:basedOn w:val="Normal"/>
    <w:link w:val="BalloonTextChar"/>
    <w:uiPriority w:val="99"/>
    <w:semiHidden/>
    <w:unhideWhenUsed/>
    <w:rsid w:val="002F61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1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86</Pages>
  <Words>13982</Words>
  <Characters>79701</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93497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25</cp:revision>
  <dcterms:created xsi:type="dcterms:W3CDTF">2020-01-12T18:18:00Z</dcterms:created>
  <dcterms:modified xsi:type="dcterms:W3CDTF">2026-09-20T11:44:00Z</dcterms:modified>
</cp:coreProperties>
</file>