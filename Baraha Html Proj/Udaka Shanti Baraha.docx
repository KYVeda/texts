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288852" w14:textId="76CA0C1C" w:rsidR="00297214" w:rsidRDefault="00D21F08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Base file </w:t>
      </w:r>
      <w:r w:rsidR="00297214">
        <w:rPr>
          <w:color w:val="000000"/>
          <w:sz w:val="36"/>
          <w:szCs w:val="36"/>
          <w:lang w:bidi="hi-IN"/>
        </w:rPr>
        <w:t xml:space="preserve">Dated - </w:t>
      </w:r>
      <w:r w:rsidR="007B3D73" w:rsidRPr="007A10F0">
        <w:rPr>
          <w:color w:val="000000"/>
          <w:sz w:val="36"/>
          <w:szCs w:val="36"/>
          <w:lang w:bidi="hi-IN"/>
        </w:rPr>
        <w:t>31st July 2022</w:t>
      </w:r>
    </w:p>
    <w:p w14:paraId="6802547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6E6069" w14:textId="77777777" w:rsidR="00AD1CDC" w:rsidRPr="002F4B23" w:rsidRDefault="00AD1CDC" w:rsidP="00AD1CDC">
      <w:pPr>
        <w:rPr>
          <w:color w:val="000000"/>
          <w:sz w:val="36"/>
          <w:szCs w:val="36"/>
          <w:lang w:bidi="hi-IN"/>
        </w:rPr>
      </w:pPr>
      <w:r w:rsidRPr="002F4B23">
        <w:rPr>
          <w:b/>
          <w:bCs/>
          <w:color w:val="000000"/>
          <w:sz w:val="36"/>
          <w:szCs w:val="36"/>
          <w:u w:val="single"/>
          <w:lang w:bidi="hi-IN"/>
        </w:rPr>
        <w:t>Notes for Users of this document:</w:t>
      </w:r>
    </w:p>
    <w:p w14:paraId="71757DC6" w14:textId="77777777" w:rsidR="00AD1CDC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Coding is more Phonetic in Baraha.</w:t>
      </w:r>
    </w:p>
    <w:p w14:paraId="436708C5" w14:textId="77777777" w:rsidR="00AD1CDC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Special care – Baraha coding uses ‘e’ and ‘o’ (in Sanskrit) for sound E and O. we have </w:t>
      </w:r>
      <w:r w:rsidRPr="0039229B">
        <w:rPr>
          <w:rFonts w:ascii="Arial" w:hAnsi="Arial" w:cs="Arial"/>
          <w:color w:val="000000"/>
          <w:sz w:val="36"/>
          <w:szCs w:val="36"/>
          <w:highlight w:val="yellow"/>
          <w:lang w:bidi="hi-IN"/>
        </w:rPr>
        <w:t>used capital letters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as it matches with Unicode/general conventions in this document.</w:t>
      </w:r>
    </w:p>
    <w:p w14:paraId="62C84083" w14:textId="77777777" w:rsidR="00AD1CDC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~g is nasal of ka varga (gna)</w:t>
      </w:r>
    </w:p>
    <w:p w14:paraId="375FBE5A" w14:textId="77777777" w:rsidR="00AD1CDC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~j is nasal of cha varga (jya)</w:t>
      </w:r>
    </w:p>
    <w:p w14:paraId="6F165796" w14:textId="77777777" w:rsidR="00AD1CDC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H is visargam</w:t>
      </w:r>
    </w:p>
    <w:p w14:paraId="472B0DFA" w14:textId="77777777" w:rsidR="00AD1CDC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Vedic/Swara symbols – q anudAttam, # swaritam, </w:t>
      </w:r>
      <w:r>
        <w:rPr>
          <w:rFonts w:ascii="Arial" w:hAnsi="Arial" w:cs="Arial"/>
          <w:color w:val="000000"/>
          <w:sz w:val="36"/>
          <w:szCs w:val="36"/>
          <w:lang w:bidi="hi-IN"/>
        </w:rPr>
        <w:br/>
        <w:t>$ dheerga swaritam, &amp; avagraha,  ~M nasal symbol</w:t>
      </w:r>
    </w:p>
    <w:p w14:paraId="59C40CA8" w14:textId="77777777" w:rsidR="00AD1CDC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ushmAn codes s, S, Sha (saraswati, Sankar, puShpam)</w:t>
      </w:r>
    </w:p>
    <w:p w14:paraId="512664E5" w14:textId="2928A129" w:rsidR="00AD1CDC" w:rsidRPr="0023707F" w:rsidRDefault="00AD1CDC" w:rsidP="00AD1CD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 w:rsidRPr="0023707F">
        <w:rPr>
          <w:rFonts w:ascii="Arial" w:hAnsi="Arial" w:cs="Arial"/>
          <w:color w:val="000000"/>
          <w:sz w:val="36"/>
          <w:szCs w:val="36"/>
          <w:lang w:bidi="hi-IN"/>
        </w:rPr>
        <w:t xml:space="preserve">Confirm corrections given for 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Udaka Shanti </w:t>
      </w:r>
      <w:r w:rsidRPr="0023707F">
        <w:rPr>
          <w:rFonts w:ascii="Arial" w:hAnsi="Arial" w:cs="Arial"/>
          <w:color w:val="000000"/>
          <w:sz w:val="36"/>
          <w:szCs w:val="36"/>
          <w:lang w:bidi="hi-IN"/>
        </w:rPr>
        <w:t>Books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upto </w:t>
      </w:r>
      <w:r w:rsidR="007A10F0" w:rsidRPr="007A10F0">
        <w:rPr>
          <w:rFonts w:ascii="Arial" w:hAnsi="Arial" w:cs="Arial"/>
          <w:color w:val="000000"/>
          <w:sz w:val="36"/>
          <w:szCs w:val="36"/>
          <w:lang w:bidi="hi-IN"/>
        </w:rPr>
        <w:t>31st July 2022</w:t>
      </w:r>
      <w:r w:rsidRPr="0023707F">
        <w:rPr>
          <w:rFonts w:ascii="Arial" w:hAnsi="Arial" w:cs="Arial"/>
          <w:color w:val="000000"/>
          <w:sz w:val="36"/>
          <w:szCs w:val="36"/>
          <w:lang w:bidi="hi-IN"/>
        </w:rPr>
        <w:t xml:space="preserve"> are incorporated</w:t>
      </w:r>
    </w:p>
    <w:p w14:paraId="48F97331" w14:textId="77777777" w:rsidR="00D21F08" w:rsidRDefault="00AD1CDC" w:rsidP="00AD1CDC">
      <w:pPr>
        <w:rPr>
          <w:color w:val="000000"/>
          <w:sz w:val="36"/>
          <w:szCs w:val="36"/>
          <w:lang w:bidi="hi-IN"/>
        </w:rPr>
      </w:pPr>
      <w:r w:rsidRPr="0023707F">
        <w:rPr>
          <w:color w:val="000000"/>
          <w:sz w:val="36"/>
          <w:szCs w:val="36"/>
          <w:lang w:bidi="hi-IN"/>
        </w:rPr>
        <w:t xml:space="preserve">Kindly notify any major errors or inadvertent deletions to </w:t>
      </w:r>
      <w:r w:rsidRPr="0023707F">
        <w:rPr>
          <w:color w:val="000000"/>
          <w:sz w:val="36"/>
          <w:szCs w:val="36"/>
          <w:lang w:bidi="hi-IN"/>
        </w:rPr>
        <w:br/>
        <w:t xml:space="preserve">mail id- </w:t>
      </w:r>
      <w:r w:rsidRPr="0023707F">
        <w:rPr>
          <w:b/>
          <w:bCs/>
          <w:color w:val="000000"/>
          <w:sz w:val="36"/>
          <w:szCs w:val="36"/>
          <w:lang w:bidi="hi-IN"/>
        </w:rPr>
        <w:t>vedavms@gmail.com</w:t>
      </w:r>
      <w:r w:rsidRPr="0023707F">
        <w:rPr>
          <w:color w:val="000000"/>
          <w:sz w:val="36"/>
          <w:szCs w:val="36"/>
          <w:lang w:bidi="hi-IN"/>
        </w:rPr>
        <w:br/>
      </w:r>
      <w:r w:rsidR="00D21F08">
        <w:rPr>
          <w:color w:val="000000"/>
          <w:sz w:val="36"/>
          <w:szCs w:val="36"/>
          <w:lang w:bidi="hi-IN"/>
        </w:rPr>
        <w:br w:type="page"/>
      </w:r>
    </w:p>
    <w:p w14:paraId="24C4FC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OM namaH paramAtmanE, SrI mahAgaNapatayE namaH</w:t>
      </w:r>
    </w:p>
    <w:p w14:paraId="3404D76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SrI guruByO </w:t>
      </w:r>
      <w:proofErr w:type="gramStart"/>
      <w:r>
        <w:rPr>
          <w:color w:val="000000"/>
          <w:sz w:val="36"/>
          <w:szCs w:val="36"/>
          <w:lang w:bidi="hi-IN"/>
        </w:rPr>
        <w:t>namaH  haqriqH</w:t>
      </w:r>
      <w:proofErr w:type="gramEnd"/>
      <w:r>
        <w:rPr>
          <w:color w:val="000000"/>
          <w:sz w:val="36"/>
          <w:szCs w:val="36"/>
          <w:lang w:bidi="hi-IN"/>
        </w:rPr>
        <w:t xml:space="preserve"> OM  </w:t>
      </w:r>
    </w:p>
    <w:p w14:paraId="38C976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DC4FE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</w:t>
      </w:r>
      <w:r>
        <w:rPr>
          <w:color w:val="000000"/>
          <w:sz w:val="36"/>
          <w:szCs w:val="36"/>
          <w:lang w:bidi="hi-IN"/>
        </w:rPr>
        <w:tab/>
        <w:t>udakaSAnti</w:t>
      </w:r>
    </w:p>
    <w:p w14:paraId="55F3243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C0579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</w:t>
      </w:r>
      <w:r>
        <w:rPr>
          <w:color w:val="000000"/>
          <w:sz w:val="36"/>
          <w:szCs w:val="36"/>
          <w:lang w:bidi="hi-IN"/>
        </w:rPr>
        <w:tab/>
        <w:t>vEdAraMBE sarvasAdhAraNyEna japyAH mantrAH</w:t>
      </w:r>
    </w:p>
    <w:p w14:paraId="4CEE57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BUH tathsa#viqqtur-varE$NyaM | OM Buva#H BargO# dEqqvasya# dhImahi | </w:t>
      </w:r>
    </w:p>
    <w:p w14:paraId="6E9494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O(gm) suva#H dhiyOqq yOna#H pracOqdayA$t | </w:t>
      </w:r>
    </w:p>
    <w:p w14:paraId="5513A8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28E2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OM BUH tathsa#viqtur-varE$NyaM | BargO# dEqvasya# dhImahi | OM BuvaH dhiyOq yOna#H pracOqdayA$t |</w:t>
      </w:r>
    </w:p>
    <w:p w14:paraId="3175F7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A5BD0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O(gm) suva#H tathsa#viqtur-varE$NyaMq BargO# dEqvasya# dhImahi | dhiyOq yOna#H pracOqdayA$t | </w:t>
      </w:r>
    </w:p>
    <w:p w14:paraId="1250835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SAntiqH SAntiqH SAnti#H | </w:t>
      </w:r>
    </w:p>
    <w:p w14:paraId="35CC62D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CF9E7E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</w:t>
      </w:r>
      <w:r>
        <w:rPr>
          <w:color w:val="000000"/>
          <w:sz w:val="36"/>
          <w:szCs w:val="36"/>
          <w:lang w:bidi="hi-IN"/>
        </w:rPr>
        <w:tab/>
        <w:t>vEdAdhayA</w:t>
      </w:r>
    </w:p>
    <w:p w14:paraId="1A42F3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aqgnimI$LE puqrOhi#taM-yaqj~jasya# </w:t>
      </w:r>
      <w:r w:rsidR="001B542F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 xml:space="preserve">dEqvamRuqtvija$M | hOtA$raM ratnaq dhAta#maM | </w:t>
      </w:r>
    </w:p>
    <w:p w14:paraId="157984E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1EBAE4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iqShE tvOqrjEtvA# vAqyava#ssthO pAqyava#stha dEqvO va#ssaviqtA prArpa#yatuq SrEShTha#tamAyaq karma#NE | </w:t>
      </w:r>
    </w:p>
    <w:p w14:paraId="79892A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254C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agnaq</w:t>
      </w:r>
      <w:proofErr w:type="gramEnd"/>
      <w:r>
        <w:rPr>
          <w:color w:val="000000"/>
          <w:sz w:val="36"/>
          <w:szCs w:val="36"/>
          <w:lang w:bidi="hi-IN"/>
        </w:rPr>
        <w:t xml:space="preserve"> AyA#hi vIqtayE# gRuNAqnO haqvyadA#tayE | nihOtA# sathsi baqrq.hiShi# |</w:t>
      </w:r>
    </w:p>
    <w:p w14:paraId="17FF758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4D03A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SannO# dEqvIraqBiShTa#yaq ApO# Bavantu pIqtayE$ | </w:t>
      </w:r>
    </w:p>
    <w:p w14:paraId="2B91F3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~MSaM yOraqBisra#vantu naH || 1 (1)</w:t>
      </w:r>
    </w:p>
    <w:p w14:paraId="19300F2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C1B21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1.3</w:t>
      </w:r>
      <w:r>
        <w:rPr>
          <w:color w:val="000000"/>
          <w:sz w:val="36"/>
          <w:szCs w:val="36"/>
          <w:lang w:bidi="hi-IN"/>
        </w:rPr>
        <w:tab/>
        <w:t>rakShOGnaM</w:t>
      </w:r>
    </w:p>
    <w:p w14:paraId="18D915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1.2.14.1 toTS 1.2.14.7 for Para 1 to8</w:t>
      </w:r>
    </w:p>
    <w:p w14:paraId="5B25912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kRuqNuqShva pAjaqH prasi#tiqnna pRuqthvIM ~MyAqhi rAjEq vAma#vAq(gm)q iBE#na | trRuqShvI manuq prasi#tiM drUNAqnO&amp;stA#&amp;siq vidhya# raqkSha saqstapi#ShThaiH | tava# BraqmAsa# ASuqyA pa#taMq tyanu#spRuSa-dhRuShaqtA SOSu#cAnaH | </w:t>
      </w:r>
    </w:p>
    <w:p w14:paraId="4B3EED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tapU(gg)#ShyagnE juqhvA# pataMq-gAnasa#nditOq visRu#jaq viShva# guqlkAH | pratiqspaSOq visRu#jaq-tUrNi#tamOq BavA# pAqyurviqSO aqsyA ada#bdhaH || 2</w:t>
      </w:r>
    </w:p>
    <w:p w14:paraId="482DCB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DCC5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yOnO</w:t>
      </w:r>
      <w:proofErr w:type="gramEnd"/>
      <w:r>
        <w:rPr>
          <w:color w:val="000000"/>
          <w:sz w:val="36"/>
          <w:szCs w:val="36"/>
          <w:lang w:bidi="hi-IN"/>
        </w:rPr>
        <w:t xml:space="preserve"># dUqrE aqGaSa(gm)#sOqyO antyagnEq mAki#ShTEq vyathiqrA da#dhar.ShIt | uda#gnE tiShThaq pratyA ta#nuShvaqnya#mitrA(gm)# OShatA-ttigmahEtE | </w:t>
      </w:r>
    </w:p>
    <w:p w14:paraId="738CD8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nOq arA#ti(gm) samidhAna caqkrE nIqcA taMdha#kShyataq sanna SuShka$M | </w:t>
      </w:r>
    </w:p>
    <w:p w14:paraId="7D5AA4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UqrdhvO Ba#vaq prati# viqdhyA-dhyaqsmadAq viShkRu#NuShvaq daivyA$nyagnE | ava#sthiqrA ta#nuhi yAtuq jUnA$M jAqmimajA#miMq pramRu#NIhiq SatrUn# || 3</w:t>
      </w:r>
    </w:p>
    <w:p w14:paraId="1966BCF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6C153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satE# jAnAti sumaqtiM ~Mya# viShThaqya Iva#tEq brahma#NE gAqtumaira#t | viSvA$nyasmai suqdinA#ni rAqyO dyuqmnAnyaqryO vidurO# aqBidyau$t | </w:t>
      </w:r>
    </w:p>
    <w:p w14:paraId="6E75BAE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sEda#gnE astu suqBaga# ssuqdAnuqr yastvAq nityE#na haqviShAq ya uqkthaiH | piprI#Shatiq sva Ayu#Shi durOqNE viSvEda#smai suqdinAq-sA&amp;sa#diqShTiH | </w:t>
      </w:r>
    </w:p>
    <w:p w14:paraId="358F783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arcA#mitE sumaqtiM GOShyaqrvAK-santE# vAq vAtA# jaratA miqyaMgIH || 4</w:t>
      </w:r>
    </w:p>
    <w:p w14:paraId="5C04E4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BA086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svaSvA$stvA suqrathA# marjayE-mAqsmE kShaqtrANi# dhArayEqra-nuqdyUn | iqha tvAq BUryA ca#rEqdupaqtman dOShA#vastar dIdiqvA(gm) saqmanuqdyUn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krIDa#ntastvA suqmana#sa ssapEmAqBi dyuqmnA ta#sthiqvA(gm)sOq janA#nAM | </w:t>
      </w:r>
    </w:p>
    <w:p w14:paraId="75E0FC8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343DDB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yastvAq svaSva#ssuhiraqNyO a#gna upaqyAtiq vasu#matAq rathE#na | tasya# trAqtA Ba#vasiq tasyaq saKAq yasta# Atiqthya mA#nuqShag jujO#Shat || 5</w:t>
      </w:r>
    </w:p>
    <w:p w14:paraId="6D9CC0D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19DF2E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maqhOru#jAmi baqndhutAq vacO# BiqstanmA# piqturgOta#mAqda nvi#yAya | tvannO# aqsya vaca#sa-Scikiddhiq hOta#ryaviShTha sukratOq damU#nAH | </w:t>
      </w:r>
    </w:p>
    <w:p w14:paraId="137BA3B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asva#pna jastaqraNa#ya ssuqSEvAq ata#ndrAsO&amp;vRuqkA aSra#miShThAH | </w:t>
      </w:r>
    </w:p>
    <w:p w14:paraId="0945691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tE pAqyava#H saqdhriya#~jcO niqShadyAgnEq tava# naH pAntvamUra | yE pAqyavO# mAmatEqyaM tE# agnEq paSya#ntO aqndhaM du#riqtAda ra#kShann |</w:t>
      </w:r>
    </w:p>
    <w:p w14:paraId="46DE8D7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raqrakShaq tAnth suqkRutO# viqSvavE#dAq diPsa#ntaq idriqpavOq nAha# dEBuH || 6</w:t>
      </w:r>
    </w:p>
    <w:p w14:paraId="62E6322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1FAC4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tvayA# vaqya(gm) sa#dhaqnya#-stvOtAq stavaq praNI$tya SyAmaq vAjAn# | uqBASa(gm) sA# sUdaya satyatA tE&amp;nuShThuqyA kRu#Nuhya-hrayANa |</w:t>
      </w:r>
    </w:p>
    <w:p w14:paraId="3E2222D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aqyA</w:t>
      </w:r>
      <w:proofErr w:type="gramEnd"/>
      <w:r>
        <w:rPr>
          <w:color w:val="000000"/>
          <w:sz w:val="36"/>
          <w:szCs w:val="36"/>
          <w:lang w:bidi="hi-IN"/>
        </w:rPr>
        <w:t xml:space="preserve"> tE# agnE saqmidhA# vidhEmaq pratiqstOma(gm)# SaqsyamA#naM gRuBAya | dahAqSasO# raqkShasa#H pAqhya#smAn druqhO niqdO mi#tramahO avaqdyAt | </w:t>
      </w:r>
    </w:p>
    <w:p w14:paraId="3EA0AC7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raqkShOqhaNaM# ~MvAqjinaqmAji# Garmi miqtraM prathi#ShThaq mupa#yAmiq Sarma# | SiSA#nO aqgniH kratu#Biq ssami#ddhaq-ssanOq divAq sa riqShaH </w:t>
      </w:r>
    </w:p>
    <w:p w14:paraId="35060B5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pA#tuq nakta$M || 7</w:t>
      </w:r>
    </w:p>
    <w:p w14:paraId="43ED80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vijyOti#ShA bRuhaqtA BA$tyaqgni rAqvir-viSvA#ni kRuNutE mahiqtvA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prAdE#vIrmAqyA ssa#hatE duqrEvAq SSiSI#tEq SRuMgEq rakSha#sE viqnikShE$ |</w:t>
      </w:r>
    </w:p>
    <w:p w14:paraId="0959AAC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uqtasvAqnAsO# diqviSha#ntvaqgnE stiqgmAyu#dhAq rakSha#sEq hantaq vA u# || 8 (2)</w:t>
      </w:r>
    </w:p>
    <w:p w14:paraId="4FF8D1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796AD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1.4</w:t>
      </w:r>
      <w:r>
        <w:rPr>
          <w:color w:val="000000"/>
          <w:sz w:val="36"/>
          <w:szCs w:val="36"/>
          <w:lang w:bidi="hi-IN"/>
        </w:rPr>
        <w:tab/>
        <w:t>indra sUktaM</w:t>
      </w:r>
    </w:p>
    <w:p w14:paraId="0A9647A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1.6.12.1 toTS 1.6.12.6, for para 9 to14</w:t>
      </w:r>
    </w:p>
    <w:p w14:paraId="42476B4B" w14:textId="77777777" w:rsidR="00297214" w:rsidRDefault="00297214" w:rsidP="001B542F">
      <w:pPr>
        <w:pStyle w:val="NoSpacing"/>
        <w:rPr>
          <w:lang w:bidi="hi-IN"/>
        </w:rPr>
      </w:pPr>
    </w:p>
    <w:p w14:paraId="48EBFA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indraM# ~MvO viqSvataqspariq havA#mahEq janE$ByaH | aqsmAka#mastuq kEva#laH | indraqM narO# nEqmadhi#tA havantEq yatpAryA# yuqnaja#tEq dhiyaqstAH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SUrOq nRuShA#tAq Sava#saScakAq na A gOma#ti vraqjE Ba#jAq tvannaH#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iqndriqyANi# SatakratOq yA tEq janE#Shu paq~jcasu# | indraq tAni# taq A vRu#NE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anu#tE dAyi maqha i#ndriqyAya# saqtrAtEq viSvaqmanu# vRutraqhatyE$ || 9</w:t>
      </w:r>
    </w:p>
    <w:p w14:paraId="1FFEB3A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3EA7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anu# kShaqtramanuq sahO# yajaqtrEndra# dEqvEBiqranu# tE nRuqShahyE$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Ayasmi$nth saqptavA#saqvA stiShTha#nti svAqruhO# yathA |</w:t>
      </w:r>
    </w:p>
    <w:p w14:paraId="43A7A69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RuShi#r.ha dIrGaq Srutta#maq indra#sya GaqrmO ati#thiH | AqmAsu# paqkvamaira#yaq A </w:t>
      </w:r>
      <w:proofErr w:type="gramStart"/>
      <w:r>
        <w:rPr>
          <w:color w:val="000000"/>
          <w:sz w:val="36"/>
          <w:szCs w:val="36"/>
          <w:lang w:bidi="hi-IN"/>
        </w:rPr>
        <w:t>sUrya(</w:t>
      </w:r>
      <w:proofErr w:type="gramEnd"/>
      <w:r>
        <w:rPr>
          <w:color w:val="000000"/>
          <w:sz w:val="36"/>
          <w:szCs w:val="36"/>
          <w:lang w:bidi="hi-IN"/>
        </w:rPr>
        <w:t>gm)# rOhayO diqvi | Gaqrmanna sAma#ntapatA suvRuqktiBiqr-juShTaMq girva#Na sEqgira#H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indraqmid gAqthinO# bRuqhadindra# maqrkEBi# raqrkiNa#H | </w:t>
      </w:r>
    </w:p>
    <w:p w14:paraId="11AF398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indraMq ~MvANI#ranUShata || 10</w:t>
      </w:r>
    </w:p>
    <w:p w14:paraId="0A3F23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4479F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gAya#ntitvA gAyaqtriNOrcaM# tyaqrka maqrkiNa#H | </w:t>
      </w:r>
    </w:p>
    <w:p w14:paraId="65080871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braqhmANa#stvA Satakrataq-vudvaq(gm)q Sami#va yE mirE | </w:t>
      </w:r>
    </w:p>
    <w:p w14:paraId="0038BF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aq(gm)qhOqmucEq praBa#rEmA manIqShA mO#ShiShThaq-dAvnE# sumaqtiM gRu#NAqnAH |</w:t>
      </w:r>
    </w:p>
    <w:p w14:paraId="1C2012E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iqdami#ndraq prati# haqvyaM gRu#BAya saqtyAssa#ntuq yaja#mAnasyaq kAmA$H | viqvEShaqyanmA# dhiqShaNA# jaqjAnaq stavai# puqrA pAryAqdindraq mahna#H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a(gm)ha#sOq yatra# pIqparaqdyathA# nO nAqvEvaq yAnta# muqBayE# havantE || 11</w:t>
      </w:r>
    </w:p>
    <w:p w14:paraId="1581AA3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A6CE6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prasaqmrAja#M prathaqma ma#dhvaq-rANA#ma(gm) hOq mucaM# ~MvRuShaqBaM ~Myaqj~jiyA#nAM |</w:t>
      </w:r>
    </w:p>
    <w:p w14:paraId="2ED6EF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aqpAnna-pA#tamaSvinAq haya#nta maqsminna#ra indriqyaM dha#ttaqmOja#H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vina# indraq mRudhO# jahi nIq cA ya#cCa pRutanyaqtaH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aqdhaqspaqdaM tamI$M kRudhiq yO aqsmA(gm) a#BiqdAsa#ti |</w:t>
      </w:r>
    </w:p>
    <w:p w14:paraId="069E529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indra#</w:t>
      </w:r>
      <w:proofErr w:type="gramEnd"/>
      <w:r>
        <w:rPr>
          <w:color w:val="000000"/>
          <w:sz w:val="36"/>
          <w:szCs w:val="36"/>
          <w:lang w:bidi="hi-IN"/>
        </w:rPr>
        <w:t>kShaqtramaqBi vAqmamOjO &amp;jA#yathA vRuShaBa cara.ShaNIqnAM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apA#nudOq jana#mamitraq yanta# muqruM dEqvEByO# akRuNOru lOqkaM |</w:t>
      </w:r>
    </w:p>
    <w:p w14:paraId="02D2540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mRuqgO na BIqmaH ku#caqrO gi#riqShThAH pa#rAqvataq Aja#gAmAq-para#syAH || 12</w:t>
      </w:r>
    </w:p>
    <w:p w14:paraId="59EE51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C24DD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sRuqka(gm) saq(gm)q SAya# paqvimi#ndra tiqgmaM ~MviSatrU$n tADiq vimRudhO# nudasva |</w:t>
      </w:r>
    </w:p>
    <w:p w14:paraId="07306E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viSatrUqnq. vimRudhO#nudaq vivRuqtrasyaq hanU# ruja | </w:t>
      </w:r>
    </w:p>
    <w:p w14:paraId="681745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vimaqnyumi#ndra BAmiqtO# &amp;mitra#syABiq dAsa#taH |</w:t>
      </w:r>
    </w:p>
    <w:p w14:paraId="5FC2CAB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trAqtAraqmindra# maviqtAraq mindraq(gm)q havE# havE suqhavaq(gm)q SUraqmindra$M |</w:t>
      </w:r>
    </w:p>
    <w:p w14:paraId="4EE89BC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huqvE nu SaqkraM pu#ruhUqta mindra(gg)# svaqsti nO# maqGavA# dhAqtvindra#H || 13</w:t>
      </w:r>
    </w:p>
    <w:p w14:paraId="4CAC5F4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D0260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 tE# aqsyA(gm) sa#hasAvaqn pari#ShTA vaqGAya# BUma harivaH parAqdai |</w:t>
      </w:r>
    </w:p>
    <w:p w14:paraId="4B4F77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trAya#svanO &amp;vRuqkEBiqr-varU#thaiq stava# priqyAsa# ssUqriShu# syAma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ana#vastEq rathaqmaSvA#ya takShaqn-tvaShTAq vajraM# puruhUta dyuqmanta$M |</w:t>
      </w:r>
    </w:p>
    <w:p w14:paraId="42BB0D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braqhmANaq indraM# maqhaya#ntO aqrkairava#rddhayaq-nnaha#yEq hantaq vA u# |</w:t>
      </w:r>
    </w:p>
    <w:p w14:paraId="1D0223F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vRuShNEq yattEq vRuSha#NO aqrkamarcAq nindraq grAvA#NOq adi#ti-ssaqjOShA$H |</w:t>
      </w:r>
    </w:p>
    <w:p w14:paraId="7629CE1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aqnaqSvAsOq yE paqvayO#&amp;raqthA indrE#ShitA aqByava#rttaM taqdasyUn# || 14 (3)</w:t>
      </w:r>
    </w:p>
    <w:p w14:paraId="3CD3ED4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T.A.6.1.9 for para 15a, TS1.4.41.1 &amp; TS1.4.42.1 for para 15b</w:t>
      </w:r>
    </w:p>
    <w:p w14:paraId="294345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C329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yata# indraq BayA#mahEq tatO# nOq aBa#yaM kRudhi |</w:t>
      </w:r>
    </w:p>
    <w:p w14:paraId="1E10315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maGa#van cCaqgdhi tavaq tanna# UqtayEq vidviShOq vimRudhO# jahi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svaqstiqdA viqSaspati#-rvRutraqhA vimRudhO# vaqSI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vRuShEndra#H puqra E#tu na ssvastiqdA a#BayaM kaqraH | 15a </w:t>
      </w:r>
    </w:p>
    <w:p w14:paraId="6E40B5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74A8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maqhA(gm) indrOq vajra# bAhu ShShODaqSI Sarma# yacCatu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svaqsti nO# maqGavA# karOtuq hantu# pAqpmAnaMq yO$&amp;smAn dvEShTi#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saqjOShA# indraq saga#NO maqrudBiq ssOmaM# piba vRutrahan cCUra viqdvAn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jaqhi SatrUq(gm)q rapaqmRudhO#-nudaqsvAthA Ba#yaM kRuNuhi viqSvatO# naH || 15b (4)</w:t>
      </w:r>
    </w:p>
    <w:p w14:paraId="6D7955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2C125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1.5</w:t>
      </w:r>
      <w:r>
        <w:rPr>
          <w:color w:val="000000"/>
          <w:sz w:val="36"/>
          <w:szCs w:val="36"/>
          <w:lang w:bidi="hi-IN"/>
        </w:rPr>
        <w:tab/>
        <w:t>yE dEvAH</w:t>
      </w:r>
    </w:p>
    <w:p w14:paraId="26D4CF6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1.8.7.1 for para 16</w:t>
      </w:r>
    </w:p>
    <w:p w14:paraId="4D26057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yE dEqvAH pu#raqssadOq&amp;gni nE$trA, </w:t>
      </w:r>
    </w:p>
    <w:p w14:paraId="46ABF4D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dakShiNaqsadO# yaqmanE$trA, </w:t>
      </w:r>
    </w:p>
    <w:p w14:paraId="4DDD347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paScAqthsada# ssaviqtRu nE$trA, </w:t>
      </w:r>
    </w:p>
    <w:p w14:paraId="3A33DC2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uttaraqsadOq varu#NanEtrA, </w:t>
      </w:r>
    </w:p>
    <w:p w14:paraId="7291B3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upariqShadOq bRuhaqspati# nEtrA, </w:t>
      </w:r>
    </w:p>
    <w:p w14:paraId="5A94FF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rakShOqhaNaqstE na#H pAntuq tE nO#&amp;vantuq tEByOq namaqstEByaq ssvAhAq</w:t>
      </w:r>
    </w:p>
    <w:p w14:paraId="2126259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-&amp;gnayE# rakShOqGnE svAhA#, </w:t>
      </w:r>
    </w:p>
    <w:p w14:paraId="4F7C6AE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yaqmAya</w:t>
      </w:r>
      <w:proofErr w:type="gramEnd"/>
      <w:r>
        <w:rPr>
          <w:color w:val="000000"/>
          <w:sz w:val="36"/>
          <w:szCs w:val="36"/>
          <w:lang w:bidi="hi-IN"/>
        </w:rPr>
        <w:t># saviqtrE ,</w:t>
      </w:r>
    </w:p>
    <w:p w14:paraId="731D9B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varu#NAyaq bRuhaqspata#yEq </w:t>
      </w:r>
    </w:p>
    <w:p w14:paraId="51E8FB9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duva#svatE rakShOqGnE svAhA$ || 16 (5)</w:t>
      </w:r>
    </w:p>
    <w:p w14:paraId="720859A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564ED7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1.6</w:t>
      </w:r>
      <w:r>
        <w:rPr>
          <w:color w:val="000000"/>
          <w:sz w:val="36"/>
          <w:szCs w:val="36"/>
          <w:lang w:bidi="hi-IN"/>
        </w:rPr>
        <w:tab/>
        <w:t xml:space="preserve"> yE dEvAH (anuSha~ggaM)</w:t>
      </w:r>
    </w:p>
    <w:p w14:paraId="4BF6708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yE dEqvAH pu#raqssadOq&amp;gni nE$trA rakShOqhaNaqstEna#H pAntuq tE nO#&amp;vantuq </w:t>
      </w:r>
    </w:p>
    <w:p w14:paraId="4848C34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tEByOq namaqstEByaq ssvAhA$ | </w:t>
      </w:r>
    </w:p>
    <w:p w14:paraId="2A77CC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yE dEqvA da#kShiNaqsadO# yaqma nE$trA rakShOqhaNaqstEna#H pAntuq tE nO#&amp;vantuq </w:t>
      </w:r>
    </w:p>
    <w:p w14:paraId="50F5471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tEByOq namaqstEByaq ssvAhA$ | </w:t>
      </w:r>
    </w:p>
    <w:p w14:paraId="6CB644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yE dEqvAH pa#ScAqthsada# ssaviqtRu nE$trA rakShOqhaNaqstEna#H pAntuq tE nO#&amp;vantuq tEByOq namaqstEByaq ssvAhA$ | </w:t>
      </w:r>
    </w:p>
    <w:p w14:paraId="276B22F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yE dEqvA u#ttaraqsadOq varu#NanEtrA rakShOqhaNaqstEna#H pAntuq tE nO#&amp;vantuq </w:t>
      </w:r>
    </w:p>
    <w:p w14:paraId="54287DB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tEByOq namaqstEByaq ssvAhA$ | </w:t>
      </w:r>
    </w:p>
    <w:p w14:paraId="306CEE7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yE dEqvA u#pariqShadOq bRuhaqspati# nEtrA rakShOqhaNaqstEna#H pAntuq tE nO#&amp;vantuq tEByOq namaqstEByaq ssvAhA$ | </w:t>
      </w:r>
    </w:p>
    <w:p w14:paraId="5E0427A9" w14:textId="0913432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</w:t>
      </w:r>
      <w:r w:rsidR="00561F64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 xml:space="preserve">gnayE# rakShOqGnE svAhA$ | </w:t>
      </w:r>
    </w:p>
    <w:p w14:paraId="60726A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yaqmAya# rakShOqGnE svAhA$ | </w:t>
      </w:r>
    </w:p>
    <w:p w14:paraId="207007C9" w14:textId="06CB6745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</w:t>
      </w:r>
      <w:r w:rsidR="00E2102B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 xml:space="preserve">viqtrE ra#kShOqGnE svAhA$ | </w:t>
      </w:r>
    </w:p>
    <w:p w14:paraId="04E777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varu#NAya rakShOqGnE svAhA$ | </w:t>
      </w:r>
    </w:p>
    <w:p w14:paraId="3ED4967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bRuhaqspata#yEq duva#svatE rakShOqGnE svAhA$ || 16A (5A)</w:t>
      </w:r>
    </w:p>
    <w:p w14:paraId="7C9C991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A9BCA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1.7</w:t>
      </w:r>
      <w:r>
        <w:rPr>
          <w:color w:val="000000"/>
          <w:sz w:val="36"/>
          <w:szCs w:val="36"/>
          <w:lang w:bidi="hi-IN"/>
        </w:rPr>
        <w:tab/>
        <w:t>AyuShkAmEShTi mantrAH</w:t>
      </w:r>
    </w:p>
    <w:p w14:paraId="70B64C0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2.3.10.3 for para nO.17</w:t>
      </w:r>
    </w:p>
    <w:p w14:paraId="1C8F4C5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aqgnirAyu#ShmAqnthsa vanaqspati#Biq-rAyu#ShmAqn tEnaqtvA&amp;&amp;yuqShA&amp;&amp;yu#ShmantaM karOmiq,</w:t>
      </w:r>
    </w:p>
    <w:p w14:paraId="407138A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sOmaq Ayu#ShmAqnthsa OSha#dhIBir, </w:t>
      </w:r>
    </w:p>
    <w:p w14:paraId="5297CA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yaqj~ja Ayu#ShmAqnthsa dakShi#NABiqr, </w:t>
      </w:r>
    </w:p>
    <w:p w14:paraId="243C49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brahmAyu#Shmaqttad brA$hmaqNai-rAyu#Shmad, </w:t>
      </w:r>
    </w:p>
    <w:p w14:paraId="37CD3E1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dEqvA Ayu#ShmantaqstE# &amp;mRutEqnA yu#ShmantaqstEnaqtvA </w:t>
      </w:r>
    </w:p>
    <w:p w14:paraId="57D2E0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&amp;&amp;yuqShA&amp;&amp;yu#ShmantaM karOmi || 17 (6)</w:t>
      </w:r>
    </w:p>
    <w:p w14:paraId="500BBA4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F598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1.8</w:t>
      </w:r>
      <w:r>
        <w:rPr>
          <w:color w:val="000000"/>
          <w:sz w:val="36"/>
          <w:szCs w:val="36"/>
          <w:lang w:bidi="hi-IN"/>
        </w:rPr>
        <w:tab/>
        <w:t>AyuShkAmEShTi mantrAH (anuSha~ggaM)</w:t>
      </w:r>
    </w:p>
    <w:p w14:paraId="24DC99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aqgnirAyu#ShmAqnthsa vanaqspati#Biq rAyu#ShmAqn tEnaqtvA &amp;&amp;yuqShA&amp;&amp;yu#ShmantaM karOmi | </w:t>
      </w:r>
    </w:p>
    <w:p w14:paraId="3E00175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sOmaq Ayu#ShmAqnthsa OSha#dhIBiqrAyu#ShmAqn tEnaqtvA</w:t>
      </w:r>
    </w:p>
    <w:p w14:paraId="248CB68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&amp;&amp;yuqShA&amp;&amp;yu#ShmantaM karOmi | </w:t>
      </w:r>
    </w:p>
    <w:p w14:paraId="45443DC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yaqj~ja Ayu#ShmAqnthsa dakShi#NABiqrAyu#ShmAqn tEnaqtvA </w:t>
      </w:r>
    </w:p>
    <w:p w14:paraId="6602CD1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&amp;&amp;yuqShA&amp;&amp;yu#ShmantaM karOmi |</w:t>
      </w:r>
    </w:p>
    <w:p w14:paraId="1483B8D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brahmAyu#Shmaqttad brA$hmaqNai-rAyu#Shmaqt tEnaqtvA &amp;&amp;yuqShA&amp;&amp;yu#ShmantaM </w:t>
      </w:r>
    </w:p>
    <w:p w14:paraId="1C57BC4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karOmi | </w:t>
      </w:r>
    </w:p>
    <w:p w14:paraId="6CDE6F9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dEqvA Ayu#ShmantaqstE# &amp;mRutEq-nAyu#ShmantaqstEnaqtvA </w:t>
      </w:r>
    </w:p>
    <w:p w14:paraId="2C6AF8F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&amp;&amp;yuqShA&amp;&amp;yu#ShmantaM karOmi || 17A(6A) </w:t>
      </w:r>
    </w:p>
    <w:p w14:paraId="1EDE467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043280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1.9</w:t>
      </w:r>
      <w:r>
        <w:rPr>
          <w:color w:val="000000"/>
          <w:sz w:val="36"/>
          <w:szCs w:val="36"/>
          <w:lang w:bidi="hi-IN"/>
        </w:rPr>
        <w:tab/>
        <w:t xml:space="preserve">agMhOmuca mantrAH </w:t>
      </w:r>
    </w:p>
    <w:p w14:paraId="3B63E06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2.3.13.1, for para NO. 18</w:t>
      </w:r>
    </w:p>
    <w:p w14:paraId="01A5727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yA</w:t>
      </w:r>
      <w:proofErr w:type="gramEnd"/>
      <w:r>
        <w:rPr>
          <w:color w:val="000000"/>
          <w:sz w:val="36"/>
          <w:szCs w:val="36"/>
          <w:lang w:bidi="hi-IN"/>
        </w:rPr>
        <w:t xml:space="preserve"> vA#mindrA varuNA yataqvyA# taqnUstayEq mama(gm)ha#sO mu~jcataMq ,</w:t>
      </w:r>
    </w:p>
    <w:p w14:paraId="43241F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~MyA vA#mindrA varuNA sahaqsyA#, rakShaqsyA#, tEjaqsyA#, </w:t>
      </w:r>
    </w:p>
    <w:p w14:paraId="5BD5C82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taqnUstayEq mama(gm)ha#sO mu~jcataMq,</w:t>
      </w:r>
    </w:p>
    <w:p w14:paraId="336B55C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~MyO vA#mindrA varuNA vaqgnau srAmaqstaM ~MvA# mEqtEnA va#yajEq,</w:t>
      </w:r>
    </w:p>
    <w:p w14:paraId="37C6B1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vA#mindrA varuNA dviqpAthsu# paqSuShuq, catu#ShpAthsu, </w:t>
      </w:r>
    </w:p>
    <w:p w14:paraId="5C96242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gOqShThE, gRuqhE-, ShvaqPsOSha#dhIShuq, vanaqspati#Shuq, </w:t>
      </w:r>
    </w:p>
    <w:p w14:paraId="06F67D6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srAmaqstaM ~MvA# mEqtEnA va#yajE || 18 (7)</w:t>
      </w:r>
    </w:p>
    <w:p w14:paraId="3936CF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CF12C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1.10</w:t>
      </w:r>
      <w:r>
        <w:rPr>
          <w:color w:val="000000"/>
          <w:sz w:val="36"/>
          <w:szCs w:val="36"/>
          <w:lang w:bidi="hi-IN"/>
        </w:rPr>
        <w:tab/>
        <w:t>agMhOmuca mantrAH (anuSha~ggaM)</w:t>
      </w:r>
    </w:p>
    <w:p w14:paraId="51109A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 vA#mindrA varuNA yataqvyA# taqnUstayEq mama(gm)ha#sO mu~jcataM |</w:t>
      </w:r>
    </w:p>
    <w:p w14:paraId="04F13BA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 vA#mindrA varuNA sahaqsyA# taqnUstayEq mama(gm)ha#sO mu~jcataM |</w:t>
      </w:r>
    </w:p>
    <w:p w14:paraId="358987D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vA#mindrA varuNA rakShaqsyA# taqnUstayEq mama(gm)ha#sO mu~jcataM | </w:t>
      </w:r>
    </w:p>
    <w:p w14:paraId="782C78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 vA#mindrA varuNA tEjaqsyA# taqnUstayEq mama(gm)ha#sO mu~jcataM |</w:t>
      </w:r>
    </w:p>
    <w:p w14:paraId="5D199D5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 vA#mindrA varuNA vaqgnau srAmaqstaM ~MvA#mEq tEnA va#yajE |</w:t>
      </w:r>
    </w:p>
    <w:p w14:paraId="3AB56CC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 vA#mindrA varuNA dviqpAthsu# paqSuShuq srAmaqstaM ~MvA#mEq tEnA va#yajE |</w:t>
      </w:r>
    </w:p>
    <w:p w14:paraId="5D1A7F7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yO</w:t>
      </w:r>
      <w:proofErr w:type="gramEnd"/>
      <w:r>
        <w:rPr>
          <w:color w:val="000000"/>
          <w:sz w:val="36"/>
          <w:szCs w:val="36"/>
          <w:lang w:bidi="hi-IN"/>
        </w:rPr>
        <w:t xml:space="preserve"> vA#mindrA varuNAq catu#ShpAthsu paqSuShuq (*catu#ShpAthsuq)srAmaqstaM ~MvA#mEq tEnA va#yajE | </w:t>
      </w:r>
    </w:p>
    <w:p w14:paraId="5C9886B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 vA#mindrA varuNA gOqShThE srAmaqstaM ~MvA#mEq tEnA va#yajE |</w:t>
      </w:r>
    </w:p>
    <w:p w14:paraId="627410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 vA#mindrA varuNA gRuqhEShuq srAmaqstaM ~MvA#mEq tEnA va#yajE |</w:t>
      </w:r>
    </w:p>
    <w:p w14:paraId="19A2A90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yO vA#mindrA varuNAq&amp;Psu srAmaqstaM ~MvA#mEq tEnA va#yajE |</w:t>
      </w:r>
    </w:p>
    <w:p w14:paraId="103A39F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 vA#mindrA varuqNauSha#dhIShuq srAmaqstaM ~MvA#mEq tEnA va#yajE |</w:t>
      </w:r>
    </w:p>
    <w:p w14:paraId="24CEB82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 vA#mindrA varuNAq vanaqspati#Shuq srAmaqstaM ~MvA#mEq tEnA va#yajE || (18A) (7A)</w:t>
      </w:r>
    </w:p>
    <w:p w14:paraId="297CBBC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13D109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1.11</w:t>
      </w:r>
      <w:r>
        <w:rPr>
          <w:color w:val="000000"/>
          <w:sz w:val="36"/>
          <w:szCs w:val="36"/>
          <w:lang w:bidi="hi-IN"/>
        </w:rPr>
        <w:tab/>
        <w:t>SAstRu sUktaM (ApyaM)</w:t>
      </w:r>
    </w:p>
    <w:p w14:paraId="0EB36E3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5.7.4.3 for para 19</w:t>
      </w:r>
    </w:p>
    <w:p w14:paraId="1499092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agnE# yaSasviqnaq. yaSa#sEq mama#rpaqyEndrA#vatIq mapa#citI miqhAva#ha | </w:t>
      </w:r>
    </w:p>
    <w:p w14:paraId="4E00113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aqyaM mUqrddhA pa#ramEqShThI suqvarcA$-ssamAqnAnA# muttaqma SlO#kO astu | </w:t>
      </w:r>
    </w:p>
    <w:p w14:paraId="73A0C60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BaqdraM paSya#ntaq upa#sEduqragrEq tapO# dIqkShA mRuSha#ya ssuvaqrvida#H | </w:t>
      </w:r>
    </w:p>
    <w:p w14:paraId="79DA58C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tata#H kShaqtraM balaqmOja#Sca jAqtaM tadaqsmai dEqvA aqBisanna#-mantu | </w:t>
      </w:r>
    </w:p>
    <w:p w14:paraId="488CC0E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dhAqtA vi#dhAqtA pa#raqmOta saqndRuk praqjApa#tiH paramEqShThI viqrAjA$ | </w:t>
      </w:r>
    </w:p>
    <w:p w14:paraId="5AD14C7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stOmAq-ScandA(gm)#si niqvidO#ma AhurEqtasmai# rAqShTramaqBi-sanna#mAma | </w:t>
      </w:r>
    </w:p>
    <w:p w14:paraId="2A6E3B7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aqByAva#rttaddhvaq-mupaqmEta# sAqkamaqya(gm) SAqstA-&amp;dhi#patirvO astu | </w:t>
      </w:r>
    </w:p>
    <w:p w14:paraId="61EBB80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aqsya viqj~jAnaqmanuqsa(gm)-ra#BaddhvamiqmaM paqScAdanu# jIvAthaq sarvE$ || 19 (8)</w:t>
      </w:r>
    </w:p>
    <w:p w14:paraId="2AFF5A5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13A13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1.12</w:t>
      </w:r>
      <w:r>
        <w:rPr>
          <w:color w:val="000000"/>
          <w:sz w:val="36"/>
          <w:szCs w:val="36"/>
          <w:lang w:bidi="hi-IN"/>
        </w:rPr>
        <w:tab/>
        <w:t>rAShTraBRutaM</w:t>
      </w:r>
    </w:p>
    <w:p w14:paraId="4C1B2D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3.4.7.1, for para NO. 20</w:t>
      </w:r>
    </w:p>
    <w:p w14:paraId="49B844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RuqtAqShAD RuqtadhA#mAq&amp;gnir-ga#ndhaqrvasta-syauSha#dhayO&amp;Psaqrasaq </w:t>
      </w:r>
    </w:p>
    <w:p w14:paraId="3D350D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UrjOq nAmaq sa iqdaM brahma# kShaqtraM pA#tuq tA iqdaM brahma# kShaqtraM pA$ntuq </w:t>
      </w:r>
    </w:p>
    <w:p w14:paraId="374445A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tasmaiq</w:t>
      </w:r>
      <w:proofErr w:type="gramEnd"/>
      <w:r>
        <w:rPr>
          <w:color w:val="000000"/>
          <w:sz w:val="36"/>
          <w:szCs w:val="36"/>
          <w:lang w:bidi="hi-IN"/>
        </w:rPr>
        <w:t xml:space="preserve"> svAhAq tAByaq ssvAhA# , </w:t>
      </w:r>
    </w:p>
    <w:p w14:paraId="5130319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sa(</w:t>
      </w:r>
      <w:proofErr w:type="gramEnd"/>
      <w:r>
        <w:rPr>
          <w:color w:val="000000"/>
          <w:sz w:val="36"/>
          <w:szCs w:val="36"/>
          <w:lang w:bidi="hi-IN"/>
        </w:rPr>
        <w:t>gm)hiqtO viqSvasA#mAq sUryO# gandhaqrva-stasyaq marI#cayO&amp;Psaqrasa# Aqyuva# ,</w:t>
      </w:r>
    </w:p>
    <w:p w14:paraId="40EC45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ssuShuqmna ssUrya# raSmi-ScaqndramA# gandhaqrva-stasyaq nakSha#trANya-</w:t>
      </w:r>
    </w:p>
    <w:p w14:paraId="4323D3F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PsaqrasO# bEqkura#yO, </w:t>
      </w:r>
    </w:p>
    <w:p w14:paraId="50872BDB" w14:textId="46D57914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Buqjyussu#paqrNO yaqj~jO ga#ndhaqrva-stasyaq dakShi#NA aPsaqrasa#</w:t>
      </w:r>
      <w:r w:rsidR="00F531FF">
        <w:rPr>
          <w:color w:val="000000"/>
          <w:sz w:val="36"/>
          <w:szCs w:val="36"/>
          <w:lang w:bidi="hi-IN"/>
        </w:rPr>
        <w:t>s</w:t>
      </w:r>
      <w:r>
        <w:rPr>
          <w:color w:val="000000"/>
          <w:sz w:val="36"/>
          <w:szCs w:val="36"/>
          <w:lang w:bidi="hi-IN"/>
        </w:rPr>
        <w:t xml:space="preserve"> staqvAH,</w:t>
      </w:r>
    </w:p>
    <w:p w14:paraId="6CAA3F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praqjApa#tir-viqSvaka#rmAq manO# gandhaqrvastasya#rK sAqmAnya#-PsaqrasOq vahna#ya,</w:t>
      </w:r>
    </w:p>
    <w:p w14:paraId="5A5FAE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iShiqrO viqSva vya#cAq vAtO# gandhaqrva-stasyApO$ &amp;PsaqrasO# muqdA,</w:t>
      </w:r>
    </w:p>
    <w:p w14:paraId="23C7F27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Buva#nasya patEq yasya#ta uqpari# gRuqhA iqha ca# |</w:t>
      </w:r>
    </w:p>
    <w:p w14:paraId="48AD12D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B9E0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 nO# rAqsvAjyA#ni(gm) rAqyaspOSha(gm)# suqvIrya(gm)# sam~MvathsaqrINA(gg)# svaqstiM |</w:t>
      </w:r>
    </w:p>
    <w:p w14:paraId="1FF333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paqraqmEqShThyadhi#patir-mRuqtyur ga#ndhaqrva-stasyaq viSva#maPsaqrasOq Buva#,</w:t>
      </w:r>
    </w:p>
    <w:p w14:paraId="50182D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ssukShiqthi-</w:t>
      </w:r>
      <w:proofErr w:type="gramEnd"/>
      <w:r>
        <w:rPr>
          <w:color w:val="000000"/>
          <w:sz w:val="36"/>
          <w:szCs w:val="36"/>
          <w:lang w:bidi="hi-IN"/>
        </w:rPr>
        <w:t xml:space="preserve"> ssuBU#tir-BadraqkRuth suva#rvAn paqrjanyO# gandhaqrva-stasya# </w:t>
      </w:r>
    </w:p>
    <w:p w14:paraId="4AA1C68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viqdyutO$ &amp;PsaqrasOq rucO#, </w:t>
      </w:r>
    </w:p>
    <w:p w14:paraId="3B49CD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dUqrE hE#tira-mRuDaqyO mRuqtyur ga#ndhaqrva-stasya# praqjA a#PsaqrasO# BIqruvaHq,</w:t>
      </w:r>
    </w:p>
    <w:p w14:paraId="1953466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ABF80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cAru#H kRupaNa kAqSI kAmO# gandhaqrva-stasyAqdhayO$ &amp;Psaqrasa# SSAqcaya#ntIqr,</w:t>
      </w:r>
    </w:p>
    <w:p w14:paraId="0FB588D6" w14:textId="0D368AD1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nAmaq sa iqdaM brahma# kShaqtraM pA#tu</w:t>
      </w:r>
      <w:r w:rsidR="00577314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 xml:space="preserve"> tA iqdaM brahma# kShaqtraM pA$ntuq tasmaiq svAhAq </w:t>
      </w:r>
    </w:p>
    <w:p w14:paraId="424F3B0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tAByaq ssvAhAq, </w:t>
      </w:r>
    </w:p>
    <w:p w14:paraId="749777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sa nO# Buvanasya patEq yasya#ta uqpari# gRuqhA iqha ca# | </w:t>
      </w:r>
    </w:p>
    <w:p w14:paraId="71C581B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uqru brahma#NEq&amp;smai kShaqtrAyaq mahiq Sarma# yacCa || 20 (9)</w:t>
      </w:r>
    </w:p>
    <w:p w14:paraId="410E83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4C76D4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1.13</w:t>
      </w:r>
      <w:r>
        <w:rPr>
          <w:color w:val="000000"/>
          <w:sz w:val="36"/>
          <w:szCs w:val="36"/>
          <w:lang w:bidi="hi-IN"/>
        </w:rPr>
        <w:tab/>
        <w:t>rAShTraBRutaM (anuSha~ggaM)</w:t>
      </w:r>
    </w:p>
    <w:p w14:paraId="51B7526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RuqtAqShAD RuqtadhA#mAq&amp;gnir-ga#ndhaqrvassa-iqdaM brahma# kShaqtraM pA#tuq </w:t>
      </w:r>
    </w:p>
    <w:p w14:paraId="00E0C93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tasmaiq svAhA$ | tasyauSha#dhayO&amp;Psaqrasaq UrjOq nAmaq tA iqdaM brahma# kShaqtraM pA$ntuq tAByaq ssvAhA$ ||</w:t>
      </w:r>
    </w:p>
    <w:p w14:paraId="4A949C6C" w14:textId="3489FE86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</w:t>
      </w:r>
      <w:r w:rsidR="008B1F62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(gm)</w:t>
      </w:r>
      <w:r w:rsidR="008B1F62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 xml:space="preserve">hiqtO viqSvasA#mAq sUryO# gandhaqrvassa iqdaM brahma# kShaqtraM pA#tuq </w:t>
      </w:r>
    </w:p>
    <w:p w14:paraId="4241B9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tasmaiq svAhA$ | tasyaq marI#cayO&amp;Psaqrasa# AqyuvOq nAmaq tA iqdaM brahma# kShaqtraM pA$ntuq tAByaq ssvAhA$ ||</w:t>
      </w:r>
    </w:p>
    <w:p w14:paraId="6E7EAF04" w14:textId="42463241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su</w:t>
      </w:r>
      <w:r w:rsidR="00935384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 xml:space="preserve">ShuqmnassUrya#-raSmiScaqndramA# gandhaqrvassa iqdaM brahma# kShaqtraM pA#tuq </w:t>
      </w:r>
    </w:p>
    <w:p w14:paraId="0D0D313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tasmaiq svAhA$ | tasyaq nakSha#trANya &amp;PsaqrasO# bEqkura#yOq nAmaq tA </w:t>
      </w:r>
    </w:p>
    <w:p w14:paraId="4E2652D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iqdaM brahma# kShaqtraM pA$ntuq tAByaq ssvAhA$ ||</w:t>
      </w:r>
    </w:p>
    <w:p w14:paraId="2F43E01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Buqjyussu#paqrNO yaqj~jO ga#ndhaqrvassa iqdaM brahma# kShaqtraM pA#tuq tasmaiq svAhA$ | tasyaq dakShi#NA aPsaqrasa# staqvA nAmaq tA iqdaM brahma# kShaqtraM pA$ntuq tAByaq ssvAhA$ ||</w:t>
      </w:r>
    </w:p>
    <w:p w14:paraId="59F9774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praqjApa#tir-viqSvaka#rmAq manO# gandhaqrvassa iqdaM brahma# kShaqtraM pA#tuq </w:t>
      </w:r>
    </w:p>
    <w:p w14:paraId="5260AD5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tasmaiq svAhA$ | tasya#r^^K sAqmAnya#-&amp;PsaqrasOq vahna#yOq nAmaq tA iqdaM brahma# kShaqtraM pA$ntuq tAByaq ssvAhA$ ||</w:t>
      </w:r>
    </w:p>
    <w:p w14:paraId="61E79DD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D9EAE14" w14:textId="3A51856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i</w:t>
      </w:r>
      <w:r w:rsidR="007F5E05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 xml:space="preserve">ShiqrO viqSvavya#cAq vAtO# gandhaqrvassa iqdaM brahma# kShaqtraM pA#tuq </w:t>
      </w:r>
    </w:p>
    <w:p w14:paraId="1B88E3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tasmaiq svAhA$ | tasyApO$-&amp;PsaqrasO# muqdA nAmaq tA iqdaM brahma# </w:t>
      </w:r>
    </w:p>
    <w:p w14:paraId="6D8C5BB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kShaqtraM pA$ntuq tAByaq ssvAhA$ || </w:t>
      </w:r>
    </w:p>
    <w:p w14:paraId="3CA89BB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Buva#nasya patEq yasya#ta uqpari# gRuqhA iqha ca# |</w:t>
      </w:r>
    </w:p>
    <w:p w14:paraId="2B6A49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nO# rAqsvAjyA#ni(gm) rAqyaspOSha(gm)# suqvIrya(gm)# sam~MvathsaqrINA(gg)# </w:t>
      </w:r>
    </w:p>
    <w:p w14:paraId="2786BF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svaqsti(gg) svAhA$ ||</w:t>
      </w:r>
    </w:p>
    <w:p w14:paraId="777B135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paqraqmEqShThyadhi#patir-mRuqtyur ga#ndhaqrvassa iqdaM brahma# kShaqtraM pA#tuq </w:t>
      </w:r>
    </w:p>
    <w:p w14:paraId="47A1E83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tasmaiq svAhA$ | tasyaq viSva#maPsaqrasOq BuvOq nAmaq tA iqdaM brahma# kShaqtraM pA$ntuq tAByaq ssvAhA$ ||</w:t>
      </w:r>
    </w:p>
    <w:p w14:paraId="295575BF" w14:textId="27CF4F68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su</w:t>
      </w:r>
      <w:r w:rsidR="0047132F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kShiqthi-ssuBU#</w:t>
      </w:r>
      <w:proofErr w:type="gramEnd"/>
      <w:r>
        <w:rPr>
          <w:color w:val="000000"/>
          <w:sz w:val="36"/>
          <w:szCs w:val="36"/>
          <w:lang w:bidi="hi-IN"/>
        </w:rPr>
        <w:t xml:space="preserve">tir-BadraqkRuth suva#rvAn paqrjanyO# gandhaqrvassa </w:t>
      </w:r>
    </w:p>
    <w:p w14:paraId="4E92E0F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iqdaM brahma# kShaqtraM pA#tuq tasmaiq svAhA$ | tasya #viqdhyutO$-&amp;PsaqrasOq rucOq nAmaq tA iqdaM brahma# kShaqtraM pA$ntuq tAByaq ssvAhA$ ||</w:t>
      </w:r>
    </w:p>
    <w:p w14:paraId="73CDA0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dUqrE hE#tira mRuDaqyO mRuqtyur ga#ndhaqrvassa iqdaM brahma# kShaqtraM pA#tuq </w:t>
      </w:r>
    </w:p>
    <w:p w14:paraId="328C714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tasmaiq svAhA$ | tasya# praqjA a#PsaqrasO# BIqruvOq nAmaq tA iqdaM brahma# kShaqtraM pA$ntuq tAByaq ssvAhA$ || </w:t>
      </w:r>
    </w:p>
    <w:p w14:paraId="50E1DA6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cAru#H kRupaNa kAqSI kAmO# gandhaqrvassa iqdaM brahma# kShaqtraM pA#tuq </w:t>
      </w:r>
    </w:p>
    <w:p w14:paraId="03846AB4" w14:textId="187F5A2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tasmaiq svAhA$ | tasyAqdhayO$ &amp;Psaqrasa# SSOqcaya#nt</w:t>
      </w:r>
      <w:r w:rsidR="00A41AE7">
        <w:rPr>
          <w:color w:val="000000"/>
          <w:sz w:val="36"/>
          <w:szCs w:val="36"/>
          <w:lang w:bidi="hi-IN"/>
        </w:rPr>
        <w:t>I</w:t>
      </w:r>
      <w:r>
        <w:rPr>
          <w:color w:val="000000"/>
          <w:sz w:val="36"/>
          <w:szCs w:val="36"/>
          <w:lang w:bidi="hi-IN"/>
        </w:rPr>
        <w:t>qr nAmaq tA iqdaM brahma# kShaqtraM pA$ntuq tAByaq ssvAhA$ ||</w:t>
      </w:r>
    </w:p>
    <w:p w14:paraId="09FE21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4DA3D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sa nO# BuvanasyapatEq yasya#ta uqpari# gRuqhA iqha ca# |uqru brahma#NEq&amp;smai kShaqtrAyaq mahiq Sarma# yacCaq svAhA$ || (20A) (9A) </w:t>
      </w:r>
    </w:p>
    <w:p w14:paraId="3E93F7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7A911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1.14</w:t>
      </w:r>
      <w:r>
        <w:rPr>
          <w:color w:val="000000"/>
          <w:sz w:val="36"/>
          <w:szCs w:val="36"/>
          <w:lang w:bidi="hi-IN"/>
        </w:rPr>
        <w:tab/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sarpa sUktaM</w:t>
      </w:r>
    </w:p>
    <w:p w14:paraId="721DA6A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4.2.8.3 for para NO. 21</w:t>
      </w:r>
    </w:p>
    <w:p w14:paraId="768F397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namO# astu saqrpEByOq yE kE ca# pRuthiqvI manu# | </w:t>
      </w:r>
    </w:p>
    <w:p w14:paraId="6F9BB01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yE aqntari#kShEq yE diqvi tEBya# ssaqrpEByOq nama#H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yE#&amp;dO rO#caqnE diqvO yE vAq sUrya#sya raqSmiShu#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yEShA#maqPsu sada#H kRuqtaM tEBya# ssaqrpEByOq nama#H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yA iSha#vO yAtuq dhAnA#nAMq ~MyE vAq vanaqspatIq(gm)q ranu#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yE vA#&amp;vaqTEShuq SEra#tEq tEBya# ssaqrpEByOq nama#H || 21 (10)</w:t>
      </w:r>
    </w:p>
    <w:p w14:paraId="42BF4E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43BB9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1.15</w:t>
      </w:r>
      <w:r>
        <w:rPr>
          <w:color w:val="000000"/>
          <w:sz w:val="36"/>
          <w:szCs w:val="36"/>
          <w:lang w:bidi="hi-IN"/>
        </w:rPr>
        <w:tab/>
        <w:t>pa</w:t>
      </w:r>
      <w:r w:rsidR="001B542F">
        <w:rPr>
          <w:color w:val="000000"/>
          <w:sz w:val="36"/>
          <w:szCs w:val="36"/>
          <w:lang w:bidi="hi-IN"/>
        </w:rPr>
        <w:t>~j</w:t>
      </w:r>
      <w:r>
        <w:rPr>
          <w:color w:val="000000"/>
          <w:sz w:val="36"/>
          <w:szCs w:val="36"/>
          <w:lang w:bidi="hi-IN"/>
        </w:rPr>
        <w:t>cacODAH</w:t>
      </w:r>
    </w:p>
    <w:p w14:paraId="018002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4.4.3.1 for para NO. 22</w:t>
      </w:r>
    </w:p>
    <w:p w14:paraId="26F3352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aqyaM puqrO hari#kESaq ssUrya#raSmiq-stasya# rathagRuqthsaScaq rathau#jASca sEnAni </w:t>
      </w:r>
    </w:p>
    <w:p w14:paraId="5B4B33F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grAmaqNyau</w:t>
      </w:r>
      <w:proofErr w:type="gramEnd"/>
      <w:r>
        <w:rPr>
          <w:color w:val="000000"/>
          <w:sz w:val="36"/>
          <w:szCs w:val="36"/>
          <w:lang w:bidi="hi-IN"/>
        </w:rPr>
        <w:t># pu~jjikasthaqlA ca# kRutasthaqlA cA$Psaqrasau# yAtuq dhAnA# hEqtI rakShA(gm)#siq prahE#ti ,</w:t>
      </w:r>
    </w:p>
    <w:p w14:paraId="6F15A0C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raqyaM da#kShiqNA viqSva ka#rmAq tasya# ratha svaqnaScaq rathE#-citraSca sEnAni </w:t>
      </w:r>
    </w:p>
    <w:p w14:paraId="2BC5AE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grAmaqNyau# mEnaqkA ca# sahajaqnyA cA$&amp;Psaqrasau# daq~gShNava#H paqSavO# hEqtiH pauru#ShEyO vaqdhaH prahE#ti,</w:t>
      </w:r>
    </w:p>
    <w:p w14:paraId="59D118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raqyaM paqScAd viqSva-vya#cAq stasyaq ratha# prOtaqScA-sa#marathaSca sEnAni </w:t>
      </w:r>
    </w:p>
    <w:p w14:paraId="45A932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grAmaqNyau$ praqmlOca#ntI cA nuqmlOca#ntI-cA&amp;Psaqrasau# saqrpA hEqtir </w:t>
      </w:r>
    </w:p>
    <w:p w14:paraId="06FC48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vyAqGrAH prahE#ti,</w:t>
      </w:r>
    </w:p>
    <w:p w14:paraId="1788B32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raqya mu#ttaqrAth saqm~Myadva#suqstasya# sEnaqjicca# suqShENa#Sca sEnAni grAmaqNyau# </w:t>
      </w:r>
    </w:p>
    <w:p w14:paraId="724EB80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viqSvAcI#</w:t>
      </w:r>
      <w:proofErr w:type="gramEnd"/>
      <w:r>
        <w:rPr>
          <w:color w:val="000000"/>
          <w:sz w:val="36"/>
          <w:szCs w:val="36"/>
          <w:lang w:bidi="hi-IN"/>
        </w:rPr>
        <w:t>ca GRuqtAcI# cA-PsaqrasAq vApO# hEqtir vAtaqH prahE#ti ,</w:t>
      </w:r>
    </w:p>
    <w:p w14:paraId="50F81B2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raqya-muqparyaqr vAgva#-suqstasyaq tArkShyaq-ScAri#ShTa-nEmiSca sEnAni grAmaqNyA# </w:t>
      </w:r>
    </w:p>
    <w:p w14:paraId="59374D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vuqrvaSI</w:t>
      </w:r>
      <w:proofErr w:type="gramEnd"/>
      <w:r>
        <w:rPr>
          <w:color w:val="000000"/>
          <w:sz w:val="36"/>
          <w:szCs w:val="36"/>
          <w:lang w:bidi="hi-IN"/>
        </w:rPr>
        <w:t># ca pUqrvaci#ttiScA-Psaqrasau# viqdyuddhEqti-ra#vaqspUrjaqn prahE#tiq ,</w:t>
      </w:r>
    </w:p>
    <w:p w14:paraId="39A19A9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stEByOq namaqstE nO# mRuDayantuq tE yaM dviqShmO yaSca# nOq dvEShTiq taM ~MvOq </w:t>
      </w:r>
    </w:p>
    <w:p w14:paraId="07B4B72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jaMBE# dadhAmi || 22 (11)</w:t>
      </w:r>
    </w:p>
    <w:p w14:paraId="3AE3F9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6F275F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1.16</w:t>
      </w:r>
      <w:r>
        <w:rPr>
          <w:color w:val="000000"/>
          <w:sz w:val="36"/>
          <w:szCs w:val="36"/>
          <w:lang w:bidi="hi-IN"/>
        </w:rPr>
        <w:tab/>
        <w:t>pa</w:t>
      </w:r>
      <w:r w:rsidR="001B542F">
        <w:rPr>
          <w:color w:val="000000"/>
          <w:sz w:val="36"/>
          <w:szCs w:val="36"/>
          <w:lang w:bidi="hi-IN"/>
        </w:rPr>
        <w:t>~j</w:t>
      </w:r>
      <w:r>
        <w:rPr>
          <w:color w:val="000000"/>
          <w:sz w:val="36"/>
          <w:szCs w:val="36"/>
          <w:lang w:bidi="hi-IN"/>
        </w:rPr>
        <w:t>cacODAH (anuSha~ggaM)</w:t>
      </w:r>
    </w:p>
    <w:p w14:paraId="2EA3D4A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aqyaM puqrO hari#kESaq ssUrya#raSmiq-stasya# rathagRuqthsaScaq rathau#jASca sEnAni grAmaqNyau# pu~jjikasthaqlA ca# kRutasthaqlA cA$Psaqrasau# yAtuqdhAnA# hEqtI rakShA(gm)#siq prahE#tiqstEByOq namaqstE nO# mRuDayantuqtE yaM dviqShmO yaSca# nOq dvEShTiq taM ~MvOq jaMBE# dadhAmi ||</w:t>
      </w:r>
    </w:p>
    <w:p w14:paraId="5E20E6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4316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aqyaM da#kShiqNA viqSvaka#rmAq tasya# rathasvaqnaScaq rathE# citraSca sEnAni </w:t>
      </w:r>
    </w:p>
    <w:p w14:paraId="3BCE5F2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grAmaqNyau# mEnaqkA ca# sahajaqnyA cA$Psaqrasau# daq~gShNava#H paqSavO# </w:t>
      </w:r>
    </w:p>
    <w:p w14:paraId="7725739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hEqtiH pauru#ShEyO vaqdhaH prahE#tiqstEByOq namaqstE nO# mRuDayantuq tE </w:t>
      </w:r>
    </w:p>
    <w:p w14:paraId="72CF93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yaM dviqShmO yaSca# nOq dvEShTiq taM ~MvOq jaMBE# dadhAmi ||</w:t>
      </w:r>
    </w:p>
    <w:p w14:paraId="205708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5E34DE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aqyaM paqScAd-viqSva vya#cAq-stasyaq ratha#prOtaqScA-sa#marathaSca sEnAni grAmaqNyau$ </w:t>
      </w:r>
      <w:r>
        <w:rPr>
          <w:color w:val="000000"/>
          <w:sz w:val="36"/>
          <w:szCs w:val="36"/>
          <w:lang w:bidi="hi-IN"/>
        </w:rPr>
        <w:lastRenderedPageBreak/>
        <w:t>praqmlOca#ntIcA nuqmlOca#ntI-cAPsaqrasau# saqrpA hEqtir vyAqGrAH prahE#tiqstEByOq namaqstE nO# mRuDayantuq tEyaM dviqShmO yaSca# nOq dvEShTiq taM ~MvOq jaMBE# dadhAmi ||</w:t>
      </w:r>
    </w:p>
    <w:p w14:paraId="3C30263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3674D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aqya-mu#ttaqrAth saqm~Myadva#suqstasya# sEnaqjicca# suqShENa#Sca sEnAni </w:t>
      </w:r>
    </w:p>
    <w:p w14:paraId="2A2CBDF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grAmaqNyau# viqSvAcI#ca GRuqtAcI#cA-PsaqrasAq vApO# hEqtir vAtaqH </w:t>
      </w:r>
    </w:p>
    <w:p w14:paraId="118145A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praha#tiqstEByOq namaqstE nO# mRuDayantuq tE yaM dviqShmO yaSca# nOq </w:t>
      </w:r>
    </w:p>
    <w:p w14:paraId="275956E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dvEShTiq taM ~MvOq jaMBE# dadhAmi || </w:t>
      </w:r>
    </w:p>
    <w:p w14:paraId="2968C4B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4ED1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aqyamuqparyaqr vAgva#suqstasyaq tArkShyaq-ScAri#ShTa-nEmiSca sEnAni </w:t>
      </w:r>
    </w:p>
    <w:p w14:paraId="71C830D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grAmaqNyA# vuqrvaSI# ca pUqrvaci#tti-ScAPsaqrasau# viqdyuddhEqtira#-</w:t>
      </w:r>
    </w:p>
    <w:p w14:paraId="280635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vaqspUrjaqn prahE#tiqstEByOq namaqstE nO# mRuDayantuq tE yaM dviqShmO yaSca# nOq dvEShTiq </w:t>
      </w:r>
    </w:p>
    <w:p w14:paraId="1142D6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taM ~MvOq jaMBE# dadhAmi || 22A(11A)</w:t>
      </w:r>
    </w:p>
    <w:p w14:paraId="4C26BF4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8596B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1.17</w:t>
      </w:r>
      <w:r>
        <w:rPr>
          <w:color w:val="000000"/>
          <w:sz w:val="36"/>
          <w:szCs w:val="36"/>
          <w:lang w:bidi="hi-IN"/>
        </w:rPr>
        <w:tab/>
        <w:t>apratirathaH</w:t>
      </w:r>
    </w:p>
    <w:p w14:paraId="70F37E4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4.6.4.1, for para NO. 23 to27</w:t>
      </w:r>
    </w:p>
    <w:p w14:paraId="483FA8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AqSuH SiSA#nO vRuShaqBO na yuqdhmO Ga#nAGaqnaH kShOBa#Na-Scar.ShaNIqnAM | </w:t>
      </w:r>
    </w:p>
    <w:p w14:paraId="4D2B7B9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saMqkranda#nO&amp;nimiqSha E#ka vIqraSSaqta(gm) </w:t>
      </w:r>
      <w:r w:rsidR="001B542F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 xml:space="preserve">sEnA# ajayathsAqkamindra#H | </w:t>
      </w:r>
    </w:p>
    <w:p w14:paraId="1830137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saMqkranda#nEnA nimiqShENa# jiqShNunA# yutkAqrENa# duScyavaqnEna# dhRuqShNunA$ | </w:t>
      </w:r>
    </w:p>
    <w:p w14:paraId="076863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tadindrE#Na jayataq tath sa#hadhvaMq ~MyudhO# naraq iShu# hastEnaq vRuShNA$ | </w:t>
      </w:r>
    </w:p>
    <w:p w14:paraId="4ABEDF9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sa iShu#hastaiqH sa ni#ShaMqgiBi#rvaqSI sa(gg) sra#ShTAq sa yudhaq indrO# gaqNEna# | </w:t>
      </w:r>
    </w:p>
    <w:p w14:paraId="1794DB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saq(gm)qsRuqShTaqjith sO#maqpA bA#hu SaqrdhyU$d^^rdhva dha#nvAq prati#hitABiqrastA$ | </w:t>
      </w:r>
    </w:p>
    <w:p w14:paraId="44AA45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bRuha#spatEq pari#dIyAq rathE#na rakShOqhA &amp;mitrA(gm)# apaq bAdha#mAnaH || 23</w:t>
      </w:r>
    </w:p>
    <w:p w14:paraId="5349DF2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403BD2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praqBaMqjanth sEnA$H pramRuqNO yuqdhA jaya#nnaqsmAka#-mEdhyaviqtA rathA#nAM | </w:t>
      </w:r>
    </w:p>
    <w:p w14:paraId="2E7B77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gOqtraqBidaM# gOqvidaMq ~Mvajra#bAhuMq jaya#ntaqmajma# pramRuqNantaq-mOja#sA | </w:t>
      </w:r>
    </w:p>
    <w:p w14:paraId="51A536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iqma(gm) sa#jAtAq anu#vIra-yadhvaq mindra(gm)# saKAqyO&amp;nuq sa(gm) ra#BadhvaM | </w:t>
      </w:r>
    </w:p>
    <w:p w14:paraId="4A16AF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baqlaqviqj~jAqyaH sthavi#raqH pravI#raq-ssaha#svAn. vAqjI saha#mAna uqgraH | </w:t>
      </w:r>
    </w:p>
    <w:p w14:paraId="63536B0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aqBivI#rO aqBisa#tvA sahOqjA jaitra#mindraq rathaqmAti#ShTha gOqvit || 24</w:t>
      </w:r>
    </w:p>
    <w:p w14:paraId="123E45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9EC35E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aqBigOqtrANiq saha#sAq gAha#mAnO&amp;dAqyO vIqraSSaqtama#nyuqrindra#H | </w:t>
      </w:r>
    </w:p>
    <w:p w14:paraId="75DCB6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duqScyaqvaqnaH pRu#tanAqShADa# yuqdhyO$-smAkaq(gm)q sEnA# avatuq prayuqthsu | </w:t>
      </w:r>
    </w:p>
    <w:p w14:paraId="2F52801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indra# AsAM-nEqtA bRuhaqspatiqr dakShi#NA yaqj~jaH puqra E#tuq sOma#H | </w:t>
      </w:r>
    </w:p>
    <w:p w14:paraId="0B094E6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dEqvaqsEqnAnA#-maBiBa~jjatIqnAM jaya#ntInAM maqrutO# yaqntvagrE$ | </w:t>
      </w:r>
    </w:p>
    <w:p w14:paraId="7F124B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indra#syaq vRuShNOq varu#Nasyaq rAj~ja# AdiqtyAnA$M maqrutAq(gm)q Sarddha# uqgraM | </w:t>
      </w:r>
    </w:p>
    <w:p w14:paraId="7BD6B0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maqhAma#nasAM BuvanacyaqvAnAMq GOShO# dEqvAnAMq jaya#tAq muda#sthAt | </w:t>
      </w:r>
    </w:p>
    <w:p w14:paraId="762EC90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aqsmAkaq-mindraq-ssamRu#tEShu dhvaqjEShvaqsmAkaMq ~MyA iSha#vaqstA ja#yantu || 25</w:t>
      </w:r>
    </w:p>
    <w:p w14:paraId="7BE428C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AFD3C8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aqsmAkaM# ~MvIqrA utta#rE BavantvaqsmAnu# dEvA avatAq havE#Shu | </w:t>
      </w:r>
    </w:p>
    <w:p w14:paraId="6007BF9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uddha#</w:t>
      </w:r>
      <w:proofErr w:type="gramEnd"/>
      <w:r>
        <w:rPr>
          <w:color w:val="000000"/>
          <w:sz w:val="36"/>
          <w:szCs w:val="36"/>
          <w:lang w:bidi="hi-IN"/>
        </w:rPr>
        <w:t xml:space="preserve">r.Shaya maGavaq-nnAyu#dhAq-nnyuth^^satva#nAM mAmaqkAnAMq mahA(gm)#si | </w:t>
      </w:r>
    </w:p>
    <w:p w14:paraId="244EC94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udvRu#trahan-vAqjinAMq ~MvAji#nAqnyudrathA#nAMq jaya#tAmEtuq GOSha#H | </w:t>
      </w:r>
    </w:p>
    <w:p w14:paraId="7D8C30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upaqprEtaq jaya#tA naraHsthiqrA va#ssantu bAqhava#H | </w:t>
      </w:r>
    </w:p>
    <w:p w14:paraId="06367FE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D49D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indrO# vaqH Sarma# yacCa tvanA-dhRuqShyA yathAsa#tha | ava#sRuShTAq parA#pataq Sara#vyEq brahma# sa(gm)SitA || 26</w:t>
      </w:r>
    </w:p>
    <w:p w14:paraId="3EB0CB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69068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gacCAqmitrAqn pravi#Saq maiShAMq ka~jcaqnOcCi#ShaH | marmA#Ni tEq varma#BiSCAdayAmiq sOma#stvAq rAjAq &amp;mRutE#nAqBi-va#stAM | uqrOrvarI#yOq vari#vastE astuq jaya#ntaMq tvAmanu# madantu dEqvAH | </w:t>
      </w:r>
    </w:p>
    <w:p w14:paraId="1B2C847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yatra# bAqNA-ssaMqpata#nti kumAqrA vi#SiqKA i#va | </w:t>
      </w:r>
    </w:p>
    <w:p w14:paraId="15E1D89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indrO# naqstatra# vRutraqhA vi#SvAqhA Sarma# yacCatu || 27 (12)</w:t>
      </w:r>
    </w:p>
    <w:p w14:paraId="143FD8A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673B6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1.18</w:t>
      </w:r>
      <w:r>
        <w:rPr>
          <w:color w:val="000000"/>
          <w:sz w:val="36"/>
          <w:szCs w:val="36"/>
          <w:lang w:bidi="hi-IN"/>
        </w:rPr>
        <w:tab/>
        <w:t>camakaM tRutIya anuvAkaH</w:t>
      </w:r>
    </w:p>
    <w:p w14:paraId="435FF7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4.7.3.1 &amp; 2 for para 28 and 29</w:t>
      </w:r>
    </w:p>
    <w:p w14:paraId="5396878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SaM ca# mEq maya#Sca mE priqyaM ca# mE&amp;nukAqmaSca# mEq </w:t>
      </w:r>
    </w:p>
    <w:p w14:paraId="50D9B7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kAma#Sca mE saumanaqsaSca# mE BaqdraM ca# mEq SrEya#Sca mEq</w:t>
      </w:r>
    </w:p>
    <w:p w14:paraId="4B56477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vasya#Sca mEq yaSa#Sca mEq Baga#Sca mEq dravi#NaM ca mE</w:t>
      </w:r>
    </w:p>
    <w:p w14:paraId="47FF96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yaqntA ca# mE dhaqrtA ca# mEq kShEma#Sca mEq dhRuti#Sca mEq</w:t>
      </w:r>
    </w:p>
    <w:p w14:paraId="332CBF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viSvaM# ca mEq maha#Sca mE (28)</w:t>
      </w:r>
    </w:p>
    <w:p w14:paraId="56C4FD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saqm~Mvicca# mEq j~jAtra#M ca mEq</w:t>
      </w:r>
    </w:p>
    <w:p w14:paraId="5E4654E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sUSca# mE praqsUSca# mEq sIra#M ca mE laqyaSca# ma</w:t>
      </w:r>
    </w:p>
    <w:p w14:paraId="4B352D8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RuqtaM ca# mEq&amp;mRutaM# ca mE &amp;yaqkShmaM caq mE&amp;nA#mayacca mE</w:t>
      </w:r>
    </w:p>
    <w:p w14:paraId="5220E35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jIqvAtu#Sca mE dIrGAyuqtvaM ca# mE&amp;namiqtraM caq mE&amp;Ba#yaM ca mE</w:t>
      </w:r>
    </w:p>
    <w:p w14:paraId="52BF7D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suqgaM ca# mEq Saya#naM ca mE sUqShA ca# mE suqdina#M ca mE || 29 (13)</w:t>
      </w:r>
    </w:p>
    <w:p w14:paraId="175141E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592EF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1.19</w:t>
      </w:r>
      <w:r>
        <w:rPr>
          <w:color w:val="000000"/>
          <w:sz w:val="36"/>
          <w:szCs w:val="36"/>
          <w:lang w:bidi="hi-IN"/>
        </w:rPr>
        <w:tab/>
        <w:t>vihavyam</w:t>
      </w:r>
    </w:p>
    <w:p w14:paraId="2F6B14C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4.7.14.1 toTS 4.7.14.4 for para 30 to33</w:t>
      </w:r>
    </w:p>
    <w:p w14:paraId="3A09748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mamA$gnEq varcO# vihaqvEShva#stu vaqyaM tvEndhA#nA staqnuva#M puShEma |</w:t>
      </w:r>
    </w:p>
    <w:p w14:paraId="17C855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mahya#M namantAM praqdiSaqScata#sraq stvayA-&amp;ddhya#kShENaq pRuta#nA jayEma |</w:t>
      </w:r>
    </w:p>
    <w:p w14:paraId="7B85165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mama# dEqvA vi#haqvE sa#ntuq sarvaq indrA#vantO maqrutOq viShNu#raqgniH |</w:t>
      </w:r>
    </w:p>
    <w:p w14:paraId="3BB8128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mamAqntari#kSha muqru gOqpama#stuq mahyaMq ~MvAta#H pavatAqM kAmE# aqsminn |</w:t>
      </w:r>
    </w:p>
    <w:p w14:paraId="1FAC95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mayi# dEqvA dravi#Naq mAya#jantAqM mayyAq SIra#stuq mayi# dEqvahU#tiH || 30</w:t>
      </w:r>
    </w:p>
    <w:p w14:paraId="3AF1EC0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DF8D6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daivyAq hOtA#rA vaniShantaq pUrvE &amp;ri#ShTA-ssyAma taqnuvA# suqvIrA$H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mahyaM# ~Myajantuq mamaq yAni# haqvyA&amp;&amp;kU#ti ssaqtyA mana#sO mE astu |</w:t>
      </w:r>
    </w:p>
    <w:p w14:paraId="7E45418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EnOq mAnigA$M kataqmaccaq nAhaM ~MviSvE# dEvAsOq adhi#vOca tA mE |</w:t>
      </w:r>
    </w:p>
    <w:p w14:paraId="41EF75F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dEvI$ShShaDur vIruqruNa#H kRuNOtaq viSvE# dEvAsa iqha vI#rayaddhvaM |</w:t>
      </w:r>
    </w:p>
    <w:p w14:paraId="1A8C64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mAhA$smahi praqjayAq mA taqnUBiqr mAra#dhAma dviShaqtE sO#marAjann |</w:t>
      </w:r>
    </w:p>
    <w:p w14:paraId="16F108A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aqgnirmaqnyuM pra#tinuqdan puqrastAq-dada#bdhO gOqpAH pari#pAhi naqstvaM || 31</w:t>
      </w:r>
    </w:p>
    <w:p w14:paraId="37E60CB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81BF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praqtya~jcO# yantu niqgutaqH punaqstE# &amp;maiShA$M ciqttaM praqbudhAq vinE#Sat |</w:t>
      </w:r>
    </w:p>
    <w:p w14:paraId="7F915D7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dhAqtA dhA#tRuqNAM Buva#nasyaq yaspati#r dEqva(gm) sa#viqtAra#maBi mAtiqShAha$M |</w:t>
      </w:r>
    </w:p>
    <w:p w14:paraId="06BACEA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iqmaM ~Myaqj~ja maqSvinOqBA bRuhaqspati#r dEqvAH pA$ntuq yaja#mAnan nyaqrtthAt |</w:t>
      </w:r>
    </w:p>
    <w:p w14:paraId="4796E0C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uqruqvyacA# nO mahiqSha SSarma#ya(gm) sadaqsmin. havE# puruhUqtaH pu#ruqkShu |</w:t>
      </w:r>
    </w:p>
    <w:p w14:paraId="0239A1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 na#H praqjAyai# haryaSva mRuDaqyEndraq mA nO# rIriShOq mA parA#dAH || 32</w:t>
      </w:r>
    </w:p>
    <w:p w14:paraId="78071D4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FB0E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yE na# ssaqpatnAq apaqtE Ba#vantvindrAq-gniByAq mava# bAdhAmahEq tAn |</w:t>
      </w:r>
    </w:p>
    <w:p w14:paraId="1168300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vasa#vO ruqdrA A#diqtyA u#pariq spRuSaM# mOqgraM-cEttA#ramadhi rAqjama#krann |</w:t>
      </w:r>
    </w:p>
    <w:p w14:paraId="650722C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aqrvA~jcaq mindra# maqmutO# havAmahEq yO gOqjid-dha#naq-jida#Svaq-jidyaH |</w:t>
      </w:r>
    </w:p>
    <w:p w14:paraId="5DCD38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iqmannO# yaqj~jaM ~Mvi#haqvE ju#ShasvAqsya ku#rmO harivO mEqdinaM# tvA || 33 (14)</w:t>
      </w:r>
    </w:p>
    <w:p w14:paraId="24F8BB2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309FCE" w14:textId="77777777" w:rsidR="001B542F" w:rsidRDefault="001B542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6F9D77" w14:textId="77777777" w:rsidR="001B542F" w:rsidRDefault="001B542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F8D35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1.20</w:t>
      </w:r>
      <w:r>
        <w:rPr>
          <w:color w:val="000000"/>
          <w:sz w:val="36"/>
          <w:szCs w:val="36"/>
          <w:lang w:bidi="hi-IN"/>
        </w:rPr>
        <w:tab/>
        <w:t>mRugAraH</w:t>
      </w:r>
    </w:p>
    <w:p w14:paraId="35D0AD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4.7.15.1 toTS 4.7.15.4 for para 34 to40</w:t>
      </w:r>
    </w:p>
    <w:p w14:paraId="218EED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aqgnEr ma#nvE prathaqmasyaq pracE#tasOqyaM pA~jca#janyaM baqhava# ssamiqndhatE$ |</w:t>
      </w:r>
    </w:p>
    <w:p w14:paraId="032EEDC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viSva#syAM ~MviqSi pra#viviSiqvA(gm) sa#mImahEq sa nO# mu~jcaqtva(gm) ha#saH |</w:t>
      </w:r>
    </w:p>
    <w:p w14:paraId="3A640DB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yasyEqdaM prAqNa-nni#miqShad yadEja#tiq yasya# jAqtaM jana#mAnaM caq kEva#laM |</w:t>
      </w:r>
    </w:p>
    <w:p w14:paraId="2B6EB79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staumyaqgniM nA#thiqtO jO#havImiq sa nO# mu~jcaqtva(gm) ha#saH |</w:t>
      </w:r>
    </w:p>
    <w:p w14:paraId="5186F1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indra#sya manyE prathaqmasyaq pracE#tasO vRutraqGnaH stOmAq upaqmA muqpAgu#H |</w:t>
      </w:r>
    </w:p>
    <w:p w14:paraId="40E12D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 dAqSuSha#H suqkRutOq havaqmupaq gantAq sa nO# mu~jcaqtva(gm) ha#saH || 34</w:t>
      </w:r>
    </w:p>
    <w:p w14:paraId="198F72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2BD0C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ssaM#grAqmaM naya#tiq saM~MvaqSI yuqdhE yaH puqShTAni# sa(gm)sRuqjati# traqyANi# | </w:t>
      </w:r>
    </w:p>
    <w:p w14:paraId="3EF4B4B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staumIndra#M nAthiqtO jO#havImiq sa nO# mu~jcaqtva(gm) ha#saH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maqnvEvAM$ mitrAvaruNAq tasya# vittaq(gm)q satyau#jasA dRu(gm)haNAq yaM nuqdEthE$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yA rAjA#na(gm) saqrathaM# ~MyAqtha u#grAq tA nO# mu~jcataq mAga#saH |</w:t>
      </w:r>
    </w:p>
    <w:p w14:paraId="4CC67F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vAq(gm)q ratha# Ruqjura#SmiH saqtyadha#rmAq mithuq-Scara#nta-mupaqyAti# </w:t>
      </w:r>
    </w:p>
    <w:p w14:paraId="761E6D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dUqShayann# || 35</w:t>
      </w:r>
    </w:p>
    <w:p w14:paraId="084DD9D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ABE0C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staumi# miqtrAvaru#NA nAthiqtO jO#havImiq tau nO# mu~jcataq mAga#saH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vAqyO-ssa#viqtur viqdathA#ni manmahEq yAvA$tmaqn-vadbi#BRuqtO yau </w:t>
      </w:r>
    </w:p>
    <w:p w14:paraId="35DA346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caq rakSha#taH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yau viSva#sya pariqBU ba#BUqvatuqstau nO# mu~jcataq mAga#saH |</w:t>
      </w:r>
    </w:p>
    <w:p w14:paraId="0F199A5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upaqSrEShThA#na AqSiShO# dEqvayOqrdharmE# asthirann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staumi# vAqyu(gm) sa#viqtAra#M nAthiqtO jO#havImiq tau nO# mu~jcataq mAga#saH |</w:t>
      </w:r>
    </w:p>
    <w:p w14:paraId="6443525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raqthIta#mau rathIqnA ma#hva UqtayEq SuBaMqgami#ShThau suqyamE#-BiqraSvai$H || 36</w:t>
      </w:r>
    </w:p>
    <w:p w14:paraId="05BB108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74D51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yayO$rvAM dEvau dEqvEShva-ni#Sitaq mOjaqstau nO# mu~jcataq mAga#saH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yadayA#taM va~Mhaqtu(gm) sUqryAyA$-stricaqkrENa# saq(gm)q sada#miqcCamA#nau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staumi# dEqvA vaqSvinau# nAthiqtO jO#havImiq tau nO# mu~jcataq mAga#saH |</w:t>
      </w:r>
    </w:p>
    <w:p w14:paraId="4120B8D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maqrutAM$ manvEq adhi#nO bruvantuq prEmAM ~MvAcaMq ~MviSvA#mavantuq viSvE$ |</w:t>
      </w:r>
    </w:p>
    <w:p w14:paraId="1F5FDA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AqSUn. hu#vE suqyamA#nUqtayEq tE nO# mu~jcaqntvEna#saH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tiqgmamAyu#dhaM ~MvIDiqta(gm) saha#svada diqvya(gm) SarddhaqH pRuta#nAsu jiqShNu || 37</w:t>
      </w:r>
    </w:p>
    <w:p w14:paraId="3B5FD47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662BB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staumi# dEqvAn maqrutO# nAthiqtO jO#havImiq tE nO# mu~jcaqntvEna#saH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dEqvAnA$M manvEq adhi# nO bruvantuq prEmAM ~MvAcaMq ~MviSvA#mavantuq viSvE$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AqSUn. hu#vE suqyamA#nUqtayEq tE nO# mu~jcaqntvEna#saH | yadiqdaM mA#&amp;BiqSOca#tiq pauru#ShEyENaq daivyE#na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staumiq viSvA$n dEqvAn nA#thiqtO jO#havImiq tE nO# mu~jcaqntvEna#saH | </w:t>
      </w:r>
    </w:p>
    <w:p w14:paraId="78A934C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5A697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anu#nOq-&amp;dyAnu#matiqranvida#nu matEq tvaM ~Mvai$SvAnaqrO na# UqtyA pRuqShTO diqvi | 38</w:t>
      </w:r>
    </w:p>
    <w:p w14:paraId="3D8CFC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4CC41D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o the concised Mantra given in “italics” above.This concised Mantra is formed by adding </w:t>
      </w:r>
      <w:r>
        <w:rPr>
          <w:color w:val="000000"/>
          <w:sz w:val="36"/>
          <w:szCs w:val="36"/>
          <w:lang w:bidi="hi-IN"/>
        </w:rPr>
        <w:lastRenderedPageBreak/>
        <w:t xml:space="preserve">the First word/part from thE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r w:rsidR="001B542F">
        <w:rPr>
          <w:color w:val="000000"/>
          <w:sz w:val="36"/>
          <w:szCs w:val="36"/>
          <w:lang w:bidi="hi-IN"/>
        </w:rPr>
        <w:t>arrive</w:t>
      </w:r>
      <w:r>
        <w:rPr>
          <w:color w:val="000000"/>
          <w:sz w:val="36"/>
          <w:szCs w:val="36"/>
          <w:lang w:bidi="hi-IN"/>
        </w:rPr>
        <w:t xml:space="preserve"> at the above concised Mantra. It is more appropriate to chant the full version as given belpow. Please refer to your Guru for any clarifications/Explanations.</w:t>
      </w:r>
    </w:p>
    <w:p w14:paraId="0B075D8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9BDE4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anu#nOq&amp;dhyAnu#matir yaqj~jaM dEqvEShu# manyatAM | aqgniSca# havyaq vAha#nOq Bava#tAM dAqSuShEq maya#H | anvida#numatEq tvaM manyA#saiq SaMca# naH kRudhi | kratvEq dakShA#ya nO hinuq praNaq AyU(gm)#Shi tAriShaH || 38a</w:t>
      </w:r>
    </w:p>
    <w:p w14:paraId="5AAA582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403AEC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vaiqSvAqnaqrO na# UqtyA &amp;&amp;prayA#tu parAqvata#H | aqgniruqkthEnaq vAha#sA |</w:t>
      </w:r>
    </w:p>
    <w:p w14:paraId="2C54B2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83E970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pRuqShTO diqvi pRuqShTO aqgniH pRu#thiqvyAM pRuqShTO viSvAq OSha#dhIqrA-vi#vESa |</w:t>
      </w:r>
    </w:p>
    <w:p w14:paraId="2435A5C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vaiqSvAqnaqra ssaha#sA pRuqShTO aqgnissanOq divAq sariqShaH pA#tuq nakta$M || 38b</w:t>
      </w:r>
    </w:p>
    <w:p w14:paraId="3925141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Expansion </w:t>
      </w:r>
      <w:proofErr w:type="gramStart"/>
      <w:r>
        <w:rPr>
          <w:color w:val="000000"/>
          <w:sz w:val="36"/>
          <w:szCs w:val="36"/>
          <w:lang w:bidi="hi-IN"/>
        </w:rPr>
        <w:t>REf .</w:t>
      </w:r>
      <w:proofErr w:type="gramEnd"/>
      <w:r>
        <w:rPr>
          <w:color w:val="000000"/>
          <w:sz w:val="36"/>
          <w:szCs w:val="36"/>
          <w:lang w:bidi="hi-IN"/>
        </w:rPr>
        <w:t xml:space="preserve"> 38a - in TS 3.3.11.3 / 38b - inTS 1.5.11.1</w:t>
      </w:r>
    </w:p>
    <w:p w14:paraId="5E807F8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2AA7C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yE apra#thEtAq mami#tEBiq rOjO#Biq ryE pra#tiqShThE aBa#vatAqM ~MvasU#nAM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staumiq dyAvA#pRuthiqvI nA#thiqtO jO#havImiq tE nO# mu~jcataqma(gm) ha#saH |</w:t>
      </w:r>
    </w:p>
    <w:p w14:paraId="6178DA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urvI# rOdasIq vari#vaH kRuNOtaqM kShEtra#sya patnIq adhi#nO brUyAtaM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staumiq dyAvA#pRuthiqvI nA#thiqtO jO#havImiq tE nO# mu~jcataqma(gm) ha#saH |</w:t>
      </w:r>
    </w:p>
    <w:p w14:paraId="745F8F9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yattE# vaqyaM pu#ruShaqtrAya# viqShThA vi#dvA(gm) saSca kRuqmA kaccaq nAga#H || 39</w:t>
      </w:r>
    </w:p>
    <w:p w14:paraId="111378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kRuqdhI sva#smA(gm) adi#tEqranA#gAq vyEnA(gm)#si SiSrathOq viShva#gagnE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yathA# haq tad va#savO gauqryaM# cit paqdiShiqtA mamu#~jcatA yajatrAH |</w:t>
      </w:r>
    </w:p>
    <w:p w14:paraId="33069E5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EqvA tvamaqsmat pramu#~jcAq vya(gm)haqH prAtA$ryagnE prataqrAnnaq Ayu#H || 40 (15)</w:t>
      </w:r>
    </w:p>
    <w:p w14:paraId="1FF6174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E7A8D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1.21</w:t>
      </w:r>
      <w:r>
        <w:rPr>
          <w:color w:val="000000"/>
          <w:sz w:val="36"/>
          <w:szCs w:val="36"/>
          <w:lang w:bidi="hi-IN"/>
        </w:rPr>
        <w:tab/>
        <w:t>sarpAhutI mantrAH</w:t>
      </w:r>
    </w:p>
    <w:p w14:paraId="5844A3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5.5.10.1 toTS 5.5.10.3, for para 41</w:t>
      </w:r>
    </w:p>
    <w:p w14:paraId="5C2F57D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saqmIcIq nAmA#siq prAcIq diktasyA$stEq &amp;gniradhi#pati rasiqtO ra#kShiqtA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yaScAdhi#patiqr yaSca# gOqptA tAByAMq namaqstaunO# mRuDayatAMq tE yaM dviqShmO yaSca# nOq dvEShTiq taM ~MvAqM jaMBE# dadhAmyO-,</w:t>
      </w:r>
    </w:p>
    <w:p w14:paraId="1F4925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-jaqsvinIq nAmA#si dakShiqNA diktasyA$staq indrO&amp;dhi#patiqH pRudA#</w:t>
      </w:r>
      <w:proofErr w:type="gramStart"/>
      <w:r>
        <w:rPr>
          <w:color w:val="000000"/>
          <w:sz w:val="36"/>
          <w:szCs w:val="36"/>
          <w:lang w:bidi="hi-IN"/>
        </w:rPr>
        <w:t>kuqH ,</w:t>
      </w:r>
      <w:proofErr w:type="gramEnd"/>
    </w:p>
    <w:p w14:paraId="542C9B8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prAcIq</w:t>
      </w:r>
      <w:proofErr w:type="gramEnd"/>
      <w:r>
        <w:rPr>
          <w:color w:val="000000"/>
          <w:sz w:val="36"/>
          <w:szCs w:val="36"/>
          <w:lang w:bidi="hi-IN"/>
        </w:rPr>
        <w:t xml:space="preserve"> nAmA#si praqtIcIq diktasyA$stEq sOmO&amp;dhi#pati ssvaqjO# ,</w:t>
      </w:r>
    </w:p>
    <w:p w14:paraId="4E57BC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&amp;vaqsthAvAq nAmAq-syudI#cIq diktasyA$stEq varuqNO&amp;dhi#pati-stiqraSca# rAjiq,</w:t>
      </w:r>
    </w:p>
    <w:p w14:paraId="16EDED8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-radhi#patnIq nAmA#si bRuhaqtI diktasyA$stEq bRuhaqspatiq-radhi#pati SSviqtrO,</w:t>
      </w:r>
    </w:p>
    <w:p w14:paraId="40BDFBC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vaqSinIq nAmA#sIq yaM diktasyA$stE yaqmO&amp;dhi#patiH kaqlmASha# grIvO,</w:t>
      </w:r>
    </w:p>
    <w:p w14:paraId="536FFF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rakShiqtA yaScAdhi#patiqr yaSca# gOqptA tAByAMq namaqstau nO# mRuDayatAMq </w:t>
      </w:r>
    </w:p>
    <w:p w14:paraId="0AA1B47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tE yaM dviqShmO yaSca# nOq dvEShTiq taM ~MvAqM jaMBE# dadhAmi || 41 (16)</w:t>
      </w:r>
    </w:p>
    <w:p w14:paraId="7895195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FAE05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1.22</w:t>
      </w:r>
      <w:r>
        <w:rPr>
          <w:color w:val="000000"/>
          <w:sz w:val="36"/>
          <w:szCs w:val="36"/>
          <w:lang w:bidi="hi-IN"/>
        </w:rPr>
        <w:tab/>
        <w:t>sarpAhutI mantrAH (anuSha~ggaM)</w:t>
      </w:r>
    </w:p>
    <w:p w14:paraId="557D8EF9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saqmIcIq nAmA#siq prAcIq diktasyA$stEq &amp;gniradhi#pati rasiqtO ra#kShiqtA-yaScAdhi#patiqr yaSca# gOqptA </w:t>
      </w:r>
    </w:p>
    <w:p w14:paraId="4CE2BBB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tAByAMq namaqstau nO# mRuDayatAMq </w:t>
      </w:r>
    </w:p>
    <w:p w14:paraId="31489D2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tE yaM dviqShmO yaSca# nOq dvEShTiq taM ~MvAMq jaMBE# dadhAmi |</w:t>
      </w:r>
    </w:p>
    <w:p w14:paraId="49C269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4B40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OqjaqsvinIq nAmA#si dakShiqNA diktasyA$staq indrO&amp;dhi#patiqH pRudA#kU rakShiqtA yaScAdhi#patiqr yaSca# gOqptA tAByAMq namaqstau nO# mRuDayatAMq tE yaM dviqShmO yaSca#nOq dvEShTiq taM ~MvAMq jaMBE# dadhAmi |</w:t>
      </w:r>
    </w:p>
    <w:p w14:paraId="5BFE8F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FC9DA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prAcIq nAmA#si praqtIcIq diktasyA$stEq sOmO&amp;dhi#pati ssvaqjO ra#kShiqtA yaScAdhi#patiqr yaSca# gOqptA tAByAMq namaqstau nO# mRuDayatAMq tE yaM dviqShmO yaSca# nOq dvEShTiq taM ~MvAqM jaMBE# dadhAmi |</w:t>
      </w:r>
    </w:p>
    <w:p w14:paraId="0DBFC64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125335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aqvaqsthAvAq nAmAq-syudI#cIq diktasyA$stEq varuqNO&amp;dhi#pati-stiqraSca# rAjI rakShiqtA yaScAdhi#patiqr-yaSca# gOqptA tAByAMq namaqstau nO# mRuDayatAMq tE yaM dviqShmO yaSca# nOq dvEShTiq taM ~MvAqM jaMBE# dadhAmi |</w:t>
      </w:r>
    </w:p>
    <w:p w14:paraId="5B2F12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7E7A0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adhi#patnIq nAmA#si bRuhaqtI diktasyA$stEq bRuhaqspatiq-radhi#patiH SviqtrO ra#kShiqtA yaScAdhi#patiqr yaSca# gOqptA tAByAMq namaqstau nO# mRuDayatAMq tE yaM dviqShmO yaSca# nOq dvEShTiq taM ~MvAqM jaMBE# dadhAmi |</w:t>
      </w:r>
    </w:p>
    <w:p w14:paraId="4C1018A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08DE1F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vaqSinIq nAmA#sIqyaM diktasyA$stE yaqmO&amp;dhi#patiH kaqlmASha# grIvO rakShiqtA yaScAdhi#patiqr yaSca# gOqptA tAByAMq namaqstau nO# mRuDayatAMq </w:t>
      </w:r>
    </w:p>
    <w:p w14:paraId="7E233FE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tE yaM dviqShmO yaSca# nOq dvEShTiq taM ~MvAMq jaMBE# dadhAmi || 41A (16A)</w:t>
      </w:r>
    </w:p>
    <w:p w14:paraId="2958A74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916984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1.23</w:t>
      </w:r>
      <w:r>
        <w:rPr>
          <w:color w:val="000000"/>
          <w:sz w:val="36"/>
          <w:szCs w:val="36"/>
          <w:lang w:bidi="hi-IN"/>
        </w:rPr>
        <w:tab/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gandharvAhutIH</w:t>
      </w:r>
    </w:p>
    <w:p w14:paraId="02DC9F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5.5.10.4 toTS 5.5.10.5, for para 42</w:t>
      </w:r>
    </w:p>
    <w:p w14:paraId="64EC5F2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hEqtayOq nAma#sthaq tEShA$M ~MvaH puqrO gRuqhA aqgnirvaq iSha#va ssaliqlO,</w:t>
      </w:r>
    </w:p>
    <w:p w14:paraId="5B0B64E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ni#liqpAM nAma#sthaq tEShA$M ~MvO dakShiqNA gRuqhAH piqtarO# vaq iSha#vaq ssaga#rO,</w:t>
      </w:r>
    </w:p>
    <w:p w14:paraId="5F2A43C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vaqjriNOq nAma#sthaq tEShA$M ~MvaH paqScAd-gRuqhA ssvapnO# vaq iSha#vOq gahva#rO,</w:t>
      </w:r>
    </w:p>
    <w:p w14:paraId="73766DD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&amp;vaqsthAvA#nOq nAma#sthaq tEShA$M ~Mva uttaqrAd gRuqhA ApO# vaq iSha#va ssamuqdrO-,</w:t>
      </w:r>
    </w:p>
    <w:p w14:paraId="216202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&amp;dhi#patayOq </w:t>
      </w:r>
      <w:proofErr w:type="gramStart"/>
      <w:r>
        <w:rPr>
          <w:color w:val="000000"/>
          <w:sz w:val="36"/>
          <w:szCs w:val="36"/>
          <w:lang w:bidi="hi-IN"/>
        </w:rPr>
        <w:t>nAma#</w:t>
      </w:r>
      <w:proofErr w:type="gramEnd"/>
      <w:r>
        <w:rPr>
          <w:color w:val="000000"/>
          <w:sz w:val="36"/>
          <w:szCs w:val="36"/>
          <w:lang w:bidi="hi-IN"/>
        </w:rPr>
        <w:t>sthaq tEShA$M ~Mva uqpari# gRuqhA vaqrq.ShaM ~Mvaq iShaqvO&amp;va#svAn,</w:t>
      </w:r>
    </w:p>
    <w:p w14:paraId="480C268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kraqvyA nAma#sthaq pArtthi#vAq-stEShA$M ~Mva iqha gRuqhA annaM# ~Mvaq iSha#vO nimiqShO,</w:t>
      </w:r>
    </w:p>
    <w:p w14:paraId="152E87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vA#ta nAqmaM tEByO# vOq namaqstE nO# mRuDayataq tE yaM dviqShmO yaSca# nOq dvEShTiq </w:t>
      </w:r>
    </w:p>
    <w:p w14:paraId="350188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taM ~MvOq jaMBE# dadhAmi || 42 (17)</w:t>
      </w:r>
    </w:p>
    <w:p w14:paraId="16D2D64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17271A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1.24</w:t>
      </w:r>
      <w:r>
        <w:rPr>
          <w:color w:val="000000"/>
          <w:sz w:val="36"/>
          <w:szCs w:val="36"/>
          <w:lang w:bidi="hi-IN"/>
        </w:rPr>
        <w:tab/>
        <w:t>gandharvAhutIH (anuSha~ggaM)</w:t>
      </w:r>
    </w:p>
    <w:p w14:paraId="0E7DE4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hEqtayOq nAma#sthaq tEShA$M ~MvaH puqrO gRuqhA aqgnirvaq iSha#va-ssaliqlO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vA#ta nAqmaM tEByO# vOq namaqstE nO# mRuDayataq tE yaM dviqShmO </w:t>
      </w:r>
    </w:p>
    <w:p w14:paraId="0EA7CFD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yaSca# nOq dvEShTiq taM ~MvOq jaMBE# dadhAmi |</w:t>
      </w:r>
    </w:p>
    <w:p w14:paraId="56DD531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CA1126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niqliqpAM nAma#sthaq tEShA$M ~MvO dakShiqNA gRuqhAH piqtarO# vaq iSha#vaq-ssaga#rO vAta nAqmaM tEByO# vOq namaqstE nO# mRuDayataq tE yaM dviqShmO yaSca# nOq dvEShTiq taM ~MvOq </w:t>
      </w:r>
    </w:p>
    <w:p w14:paraId="7A0086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jaMBE# dadhAmi |</w:t>
      </w:r>
    </w:p>
    <w:p w14:paraId="0129DAA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DB5F71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vaqjriNOq nAma#sthaq tEShA$M ~MvaH paqScAd-gRuqhA ssvapnO# vaq iSha#vOq gahva#rO vAta nAqmaM tEByO# vOq namaqstE nO# mRuDayataq tE yaM dviqShmO yaSca# nOq dvEShTiq taM ~MvOq jaMBE# dadhAmi |</w:t>
      </w:r>
    </w:p>
    <w:p w14:paraId="08D4C63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C5B66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aqvaqsthA vA# nOq nAma#sthaq tEShA$M ~Mva uttaqrAd gRuqhA ApO# vaq iSha#vassamuqdrO vA#ta nAqmaM tEByO# vOq namaqstE nO# mRuDayataq tE </w:t>
      </w:r>
    </w:p>
    <w:p w14:paraId="6CF44A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yaM dviqShmO yaSca# nOq dvEShTiq taM ~MvOq jaMBE# dadhAqmi |</w:t>
      </w:r>
    </w:p>
    <w:p w14:paraId="72CD190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46D6C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adhi#</w:t>
      </w:r>
      <w:proofErr w:type="gramEnd"/>
      <w:r>
        <w:rPr>
          <w:color w:val="000000"/>
          <w:sz w:val="36"/>
          <w:szCs w:val="36"/>
          <w:lang w:bidi="hi-IN"/>
        </w:rPr>
        <w:t xml:space="preserve">patayOq nAma#sthaq tEShA$M ~Mva uqpari# gRuqhA vaqqrq.ShaM ~Mvaq iShaqvO&amp;va#svAn vAta nAqmaM tEByO# vOq namaqstE nO# mRuDayataq tE yaM dviqShmO yaSca# nOq dvEShTiq taM ~MvOq jaMBE# dadhAmi | </w:t>
      </w:r>
    </w:p>
    <w:p w14:paraId="55AA35A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DDA46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kraqvyA nAma#sthaq pArtthi#vAq-stEShA$M ~Mva iqha gRuqhA annaM# ~Mvaq iSha#vO nimiqShO vA#ta nAqmaM tEByO# vOq namaqstE nO# mRuDayataq tE </w:t>
      </w:r>
    </w:p>
    <w:p w14:paraId="39D1701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yaM dviqShmO yaSca# nOq dvEShTiq taM ~MvOq jaMBE# dadhAmi || 42A (17A)</w:t>
      </w:r>
    </w:p>
    <w:p w14:paraId="32C690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9E9C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1.25</w:t>
      </w:r>
      <w:r>
        <w:rPr>
          <w:color w:val="000000"/>
          <w:sz w:val="36"/>
          <w:szCs w:val="36"/>
          <w:lang w:bidi="hi-IN"/>
        </w:rPr>
        <w:tab/>
        <w:t>ajyAni mantrAH</w:t>
      </w:r>
    </w:p>
    <w:p w14:paraId="0DD4A5D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5.7.2.3 toTS </w:t>
      </w:r>
      <w:proofErr w:type="gramStart"/>
      <w:r>
        <w:rPr>
          <w:color w:val="000000"/>
          <w:sz w:val="36"/>
          <w:szCs w:val="36"/>
          <w:lang w:bidi="hi-IN"/>
        </w:rPr>
        <w:t>5.7.2.5 ,</w:t>
      </w:r>
      <w:proofErr w:type="gramEnd"/>
      <w:r>
        <w:rPr>
          <w:color w:val="000000"/>
          <w:sz w:val="36"/>
          <w:szCs w:val="36"/>
          <w:lang w:bidi="hi-IN"/>
        </w:rPr>
        <w:t xml:space="preserve"> for para 43</w:t>
      </w:r>
    </w:p>
    <w:p w14:paraId="31EBE9A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SaqtAyu#dhAya SaqtavI$ryAya SaqtOta#yE &amp;BimAtiqShAhE$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SaqtaM ~MyO na# SSaqradOq ajI#tAq-nindrO# nEShaqdati# duriqtAniq viSvA$ |</w:t>
      </w:r>
    </w:p>
    <w:p w14:paraId="426F61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lastRenderedPageBreak/>
        <w:t>yE</w:t>
      </w:r>
      <w:proofErr w:type="gramEnd"/>
      <w:r>
        <w:rPr>
          <w:color w:val="000000"/>
          <w:sz w:val="36"/>
          <w:szCs w:val="36"/>
          <w:lang w:bidi="hi-IN"/>
        </w:rPr>
        <w:t xml:space="preserve"> caqtvAra#H paqthayO# dEvaqyAnA# antaqrA dyAvA#pRuthiqvI viqyanti#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tEShAqM ~MyO ajyA#niq- majI#ti-mAqvahAqttasmai# nO dEvAqH pari#dattEqha sarvE$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grIqShmO hE#maqnta uqta nO# vasaqnta SSaqrad vaqrq.ShA ssu#viqtannO# astu |</w:t>
      </w:r>
    </w:p>
    <w:p w14:paraId="45F81C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tEShA#-mRutUqnA(gm) SaqtaSA#radAnA-nnivAqta E#ShAqmaBa#yE syAma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iqduqvaqthsaqrAya# parivathsaqrAya# sam~MvathsaqrAya# kRuNutA bRuqhannama#H | tEShAM$ ~Mvaqya(gm) su#maqtau yaqj~jiyA#nAqM jyOgajI#tAq aha#tA ssyAma |</w:t>
      </w:r>
    </w:p>
    <w:p w14:paraId="5A5FFA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BaqdrAnnaqH SrEyaq ssama#naiShTa dEvAq stvayA#&amp;vaqsEnaq sama#SI mahitvA |</w:t>
      </w:r>
    </w:p>
    <w:p w14:paraId="2F1F656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sanO#mayOq BUH pi#tOq Avi#Sasvaq SaMtOqkAya# taqnuvE$ syOqnaH || 43 (18)</w:t>
      </w:r>
    </w:p>
    <w:p w14:paraId="62821BF9" w14:textId="77777777" w:rsidR="001B542F" w:rsidRDefault="001B542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780D7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7.3.12.1, for para NO. 44</w:t>
      </w:r>
    </w:p>
    <w:p w14:paraId="7CA8E77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BUqtaM BavyaM# BaviqShyad vaShaqT </w:t>
      </w:r>
      <w:proofErr w:type="gramStart"/>
      <w:r>
        <w:rPr>
          <w:color w:val="000000"/>
          <w:sz w:val="36"/>
          <w:szCs w:val="36"/>
          <w:lang w:bidi="hi-IN"/>
        </w:rPr>
        <w:t>thsvAhAq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76C5AA2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namaq</w:t>
      </w:r>
      <w:proofErr w:type="gramEnd"/>
      <w:r>
        <w:rPr>
          <w:color w:val="000000"/>
          <w:sz w:val="36"/>
          <w:szCs w:val="36"/>
          <w:lang w:bidi="hi-IN"/>
        </w:rPr>
        <w:t xml:space="preserve"> RuK sAmaq-yajuqr vaShaqT thsvAhAq ,</w:t>
      </w:r>
    </w:p>
    <w:p w14:paraId="181CC0C8" w14:textId="79001A4C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namO</w:t>
      </w:r>
      <w:proofErr w:type="gramEnd"/>
      <w:r>
        <w:rPr>
          <w:color w:val="000000"/>
          <w:sz w:val="36"/>
          <w:szCs w:val="36"/>
          <w:lang w:bidi="hi-IN"/>
        </w:rPr>
        <w:t># gAyaqtrI triqShTu</w:t>
      </w:r>
      <w:r w:rsidR="00D0207A">
        <w:rPr>
          <w:color w:val="000000"/>
          <w:sz w:val="36"/>
          <w:szCs w:val="36"/>
          <w:lang w:bidi="hi-IN"/>
        </w:rPr>
        <w:t>b</w:t>
      </w:r>
      <w:r>
        <w:rPr>
          <w:color w:val="000000"/>
          <w:sz w:val="36"/>
          <w:szCs w:val="36"/>
          <w:lang w:bidi="hi-IN"/>
        </w:rPr>
        <w:t xml:space="preserve"> jaga#tIq vaShaqT thsvAhAq , </w:t>
      </w:r>
    </w:p>
    <w:p w14:paraId="221C77D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nama#</w:t>
      </w:r>
      <w:proofErr w:type="gramEnd"/>
      <w:r>
        <w:rPr>
          <w:color w:val="000000"/>
          <w:sz w:val="36"/>
          <w:szCs w:val="36"/>
          <w:lang w:bidi="hi-IN"/>
        </w:rPr>
        <w:t xml:space="preserve">H pRuthiqvya#ntari#kShaMq dyaur vaShaqT thsvAhAq , </w:t>
      </w:r>
    </w:p>
    <w:p w14:paraId="392D91D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namOq</w:t>
      </w:r>
      <w:proofErr w:type="gramEnd"/>
      <w:r>
        <w:rPr>
          <w:color w:val="000000"/>
          <w:sz w:val="36"/>
          <w:szCs w:val="36"/>
          <w:lang w:bidi="hi-IN"/>
        </w:rPr>
        <w:t xml:space="preserve"> &amp;gnirvAqyu-ssUryOq vaShaqT thsvAhAq , </w:t>
      </w:r>
    </w:p>
    <w:p w14:paraId="2441148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nama#</w:t>
      </w:r>
      <w:proofErr w:type="gramEnd"/>
      <w:r>
        <w:rPr>
          <w:color w:val="000000"/>
          <w:sz w:val="36"/>
          <w:szCs w:val="36"/>
          <w:lang w:bidi="hi-IN"/>
        </w:rPr>
        <w:t xml:space="preserve">H prAqNO-vyAqnO#-&amp;pAqnO vaShaqT thsvAhAq , </w:t>
      </w:r>
    </w:p>
    <w:p w14:paraId="6FBCC7E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namO&amp;</w:t>
      </w:r>
      <w:proofErr w:type="gramEnd"/>
      <w:r>
        <w:rPr>
          <w:color w:val="000000"/>
          <w:sz w:val="36"/>
          <w:szCs w:val="36"/>
          <w:lang w:bidi="hi-IN"/>
        </w:rPr>
        <w:t xml:space="preserve">nnaM# kRuqShir vRuShTiqr vaShaqT thsvAhAq , </w:t>
      </w:r>
    </w:p>
    <w:p w14:paraId="384D820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nama#</w:t>
      </w:r>
      <w:proofErr w:type="gramEnd"/>
      <w:r>
        <w:rPr>
          <w:color w:val="000000"/>
          <w:sz w:val="36"/>
          <w:szCs w:val="36"/>
          <w:lang w:bidi="hi-IN"/>
        </w:rPr>
        <w:t xml:space="preserve">H piqtA puqtraH pautrOq vaShaqT thsvAhAq , </w:t>
      </w:r>
    </w:p>
    <w:p w14:paraId="1081CDF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namOq BUrBuvaqssuvaq rvaShaqT thsvAhAq nama#H || 44 (19)</w:t>
      </w:r>
    </w:p>
    <w:p w14:paraId="5EC72F8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775418" w14:textId="77777777" w:rsidR="001B542F" w:rsidRDefault="001B542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E1CE78" w14:textId="77777777" w:rsidR="001B542F" w:rsidRDefault="001B542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7BAC2CF" w14:textId="77777777" w:rsidR="001B542F" w:rsidRDefault="001B542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2D06AB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1.26</w:t>
      </w:r>
      <w:r>
        <w:rPr>
          <w:color w:val="000000"/>
          <w:sz w:val="36"/>
          <w:szCs w:val="36"/>
          <w:lang w:bidi="hi-IN"/>
        </w:rPr>
        <w:tab/>
        <w:t>atharvaSIrShaM</w:t>
      </w:r>
    </w:p>
    <w:p w14:paraId="109B07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1.5.8.1 toTB 1.5.8.3, for para 45, 46, 47</w:t>
      </w:r>
    </w:p>
    <w:p w14:paraId="268675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indrO# dadhIqcO aqstaBi#H | vRuqtrANya pra#tiShkutaH | jaqGAna# navaqtIrnava#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iqcCanna-Sva#syaq yacCira#H | parva#tEqShvapa#SritaM | tadvi#dacCar^^yaqNAva#ti |</w:t>
      </w:r>
    </w:p>
    <w:p w14:paraId="0F66CFA8" w14:textId="0BFE5C0F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</w:t>
      </w:r>
      <w:r w:rsidR="00B27EB4">
        <w:rPr>
          <w:color w:val="000000"/>
          <w:sz w:val="36"/>
          <w:szCs w:val="36"/>
          <w:lang w:bidi="hi-IN"/>
        </w:rPr>
        <w:t>t</w:t>
      </w:r>
      <w:r>
        <w:rPr>
          <w:color w:val="000000"/>
          <w:sz w:val="36"/>
          <w:szCs w:val="36"/>
          <w:lang w:bidi="hi-IN"/>
        </w:rPr>
        <w:t>rAhaq gOrama#nvata | nAmaq tvaShTu#ra-pIqcya$M | iqtthA caqndrama#sO gRuqhE |</w:t>
      </w:r>
    </w:p>
    <w:p w14:paraId="7639093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indraqmid gAqthinO# bRuqhat || 45</w:t>
      </w:r>
    </w:p>
    <w:p w14:paraId="0524659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05B2CF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indra# maqrkEBi# raqrkiNa#H | indraMq ~MvANI#ranUShata | indraq iddharyOq ssacA$ |</w:t>
      </w:r>
    </w:p>
    <w:p w14:paraId="24DA21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saM mi#Slaq Ava#cOq yujA$ | indrO# vaqjrI hi#raqNyaya#H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| indrO# dIqrGAyaq cakSha#sE | </w:t>
      </w:r>
    </w:p>
    <w:p w14:paraId="5F39B22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AsUrya(gm)# rOhayad diqvi | vi gOBiqradri#mairayat | </w:t>
      </w:r>
    </w:p>
    <w:p w14:paraId="4374FE6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indraq vAjE#Shu nO ava | saqhasra# pradhanEShu ca || 46</w:t>
      </w:r>
    </w:p>
    <w:p w14:paraId="7A4F922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A69D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uqgra uqgrABi#-rUqtiBi#H | tamindraM# ~MvA jayAmasi | </w:t>
      </w:r>
    </w:p>
    <w:p w14:paraId="67F57F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maqhE vRuqtrAyaq hanta#vE | sa vRuShA# vRuShaqBO-Bu#vat | indraq ssadA ma#nE kRuqtaH | Oji#ShThaq ssabalE# hiqtaH | dyuqmnI SlOqkI sa sauqmya#H | giqrA vajrOq na saMBRu#taH | saba#lOq ana#pacyutaH | </w:t>
      </w:r>
    </w:p>
    <w:p w14:paraId="50174AF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vaqvaqkShu ruqgrO astRu#taH || 47 (20)</w:t>
      </w:r>
    </w:p>
    <w:p w14:paraId="28A2F51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A2332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1.27</w:t>
      </w:r>
      <w:r>
        <w:rPr>
          <w:color w:val="000000"/>
          <w:sz w:val="36"/>
          <w:szCs w:val="36"/>
          <w:lang w:bidi="hi-IN"/>
        </w:rPr>
        <w:tab/>
        <w:t xml:space="preserve">pratyaMgirasaH </w:t>
      </w:r>
    </w:p>
    <w:p w14:paraId="7F911BEE" w14:textId="38FCD15F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0" w:author="Microsoft account" w:date="2026-09-20T15:01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297214">
        <w:rPr>
          <w:color w:val="000000"/>
          <w:sz w:val="36"/>
          <w:szCs w:val="36"/>
          <w:lang w:bidi="hi-IN"/>
        </w:rPr>
        <w:t>T.B.2.4.2.1 toT.B.2.4.2.4, for para NO 48 to50</w:t>
      </w:r>
    </w:p>
    <w:p w14:paraId="7CE98593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cakShu#ShO hEtEq mana#sO hEtE | </w:t>
      </w:r>
    </w:p>
    <w:p w14:paraId="25B64C0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vAcO# hEtEq brahma#NO hEtE | </w:t>
      </w:r>
    </w:p>
    <w:p w14:paraId="5D8F19C8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yOmA#&amp;GAqyu-ra#BiqdAsa#ti | </w:t>
      </w:r>
    </w:p>
    <w:p w14:paraId="55DCEFD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tama#gnE mEqnyA&amp;mEqniM kRu#Nu | </w:t>
      </w:r>
    </w:p>
    <w:p w14:paraId="17E8D675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yOmAq cakShu#ShAq yO mana#sA | </w:t>
      </w:r>
    </w:p>
    <w:p w14:paraId="5A77FC7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yO vAqcA brahma#NA&amp;GAqyu-ra#BiqdAsa#ti | </w:t>
      </w:r>
    </w:p>
    <w:p w14:paraId="481CBF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tayA$&amp;gnEq tvaM mEqnyA | aqmuma# mEqniM kRu#Nu | </w:t>
      </w:r>
    </w:p>
    <w:p w14:paraId="11EEC85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yat ki~jcAqsau mana#sAq yacca# vAqcA | </w:t>
      </w:r>
    </w:p>
    <w:p w14:paraId="10888C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yaqj~jair juqhOtiq yaju#ShA haqvirBi#H || 48</w:t>
      </w:r>
    </w:p>
    <w:p w14:paraId="617724C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CB564A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tan</w:t>
      </w:r>
      <w:proofErr w:type="gramEnd"/>
      <w:r>
        <w:rPr>
          <w:color w:val="000000"/>
          <w:sz w:val="36"/>
          <w:szCs w:val="36"/>
          <w:lang w:bidi="hi-IN"/>
        </w:rPr>
        <w:t xml:space="preserve"> mRuqtyur nir.Ru#tyA sam~MvidAqnaH | </w:t>
      </w:r>
    </w:p>
    <w:p w14:paraId="3DBA26D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puqrA diqShTA dAhu#tI rasyahantu |</w:t>
      </w:r>
    </w:p>
    <w:p w14:paraId="29716E76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yAqtuq</w:t>
      </w:r>
      <w:proofErr w:type="gramEnd"/>
      <w:r>
        <w:rPr>
          <w:color w:val="000000"/>
          <w:sz w:val="36"/>
          <w:szCs w:val="36"/>
          <w:lang w:bidi="hi-IN"/>
        </w:rPr>
        <w:t xml:space="preserve"> dhAnAq nir.Ru#tiq rAduqrakSha#H | </w:t>
      </w:r>
    </w:p>
    <w:p w14:paraId="7FA7629B" w14:textId="09BDF394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tE a#syaGna</w:t>
      </w:r>
      <w:r w:rsidR="00725D97">
        <w:rPr>
          <w:color w:val="000000"/>
          <w:sz w:val="36"/>
          <w:szCs w:val="36"/>
          <w:lang w:bidi="hi-IN"/>
        </w:rPr>
        <w:t>qn</w:t>
      </w:r>
      <w:r>
        <w:rPr>
          <w:color w:val="000000"/>
          <w:sz w:val="36"/>
          <w:szCs w:val="36"/>
          <w:lang w:bidi="hi-IN"/>
        </w:rPr>
        <w:t xml:space="preserve"> tvanRu#tEna saqtyaM |</w:t>
      </w:r>
    </w:p>
    <w:p w14:paraId="537EC7EC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indra#ShitAq Ajya#masya mathnantu | </w:t>
      </w:r>
    </w:p>
    <w:p w14:paraId="41C88D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mAtath samRu#ddhiq yadaqsau kaqrOti# |</w:t>
      </w:r>
    </w:p>
    <w:p w14:paraId="45D880F8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hanmi#tEq&amp;haM kRuqta(gm) haqviH | </w:t>
      </w:r>
    </w:p>
    <w:p w14:paraId="1DD881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 mE# GOqramacI# kRutaH |</w:t>
      </w:r>
    </w:p>
    <w:p w14:paraId="15FF7CD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apA$~jcau ta uqBau bAqhU | apa#nahyAmyAqsya$M || 49</w:t>
      </w:r>
    </w:p>
    <w:p w14:paraId="0565D5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EB761FF" w14:textId="79E4DD14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apa#nahyAmitE bAqhU | apa# nahyAmyAqsya$M | aqgnEr dEqvasyaq brahma#NA | sarvaM# tE &amp;vadhiSh</w:t>
      </w:r>
      <w:r w:rsidR="005202ED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 xml:space="preserve">~g kRuqtaM | </w:t>
      </w:r>
      <w:r w:rsidR="005202ED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 xml:space="preserve">puqrA&amp;muShya# vaShaT kAqrAt | </w:t>
      </w:r>
    </w:p>
    <w:p w14:paraId="4C374E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yaqj~jaM dEqvEShu# naskRudhi | svi#ShTa-maqsmAkaM# BUyAt | mA&amp;smAn prApaqnnarA#tayaH | anti#dUqrE saqtO a#gnE | BrAtRu#vyasyA BiqdAsa#taH | vaqShaqT kAqrENaq vajrE#Na | kRuqtyA(gm) ha#nmi kRuqtAmaqhaM | yO mAq naktaMq divA# sAqyaM | </w:t>
      </w:r>
    </w:p>
    <w:p w14:paraId="00C0D1B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prAqta-ScAhnO# niqpIya#ti | aqdyA-tami#ndraq vajrE#Na | BrAtRu#vyaM pAdayAmasi || 50 (21)</w:t>
      </w:r>
    </w:p>
    <w:p w14:paraId="003996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523103" w14:textId="4EBFF152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1" w:author="Microsoft account" w:date="2026-09-20T15:01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297214">
        <w:rPr>
          <w:color w:val="000000"/>
          <w:sz w:val="36"/>
          <w:szCs w:val="36"/>
          <w:lang w:bidi="hi-IN"/>
        </w:rPr>
        <w:t>T.B.2.5.1.1 toT.B.2.5.1.3, for para 51 to53</w:t>
      </w:r>
    </w:p>
    <w:p w14:paraId="382F1A7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prAqNO ra#kShatiq viSvaqmEja#t | iryO# BUqtvA ba#huqdhA baqhUni#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sa ith sarvaMq ~MvyA#naSE | </w:t>
      </w:r>
      <w:r w:rsidR="001B542F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yO dEqvO dEqvEShu# viqBUraqntaH |</w:t>
      </w:r>
    </w:p>
    <w:p w14:paraId="02180C0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AvRu#dUqdAt kShEtriya#ddhvaqgad vRuShA$ | </w:t>
      </w:r>
      <w:r w:rsidR="001B542F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tamit prAqNaM manaqsOpa# SikShata |</w:t>
      </w:r>
    </w:p>
    <w:p w14:paraId="6F92EBA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agraM# dEqvAnA#-miqdama#ttu nO haqviH | mana#saqSci-ttEqdaM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BUqtaM BavyaM# ca gupyatE | taddhi dEqvEShva#-griqyaM || 51</w:t>
      </w:r>
    </w:p>
    <w:p w14:paraId="7266F72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2383D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Ana# Etu puraScaqraM | saqha dEqvai-riqma(gm) hava$M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manaqH SrEya#si SrEyasi | karma#n. yaqj~japa#tiMq dadha#t | juqShatAM$ mEq vAgiqda(gm) haqviH | viqrAD dEqvI puqrOhi#tA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haqvyaqvADana#-pAyinI | yayA# rUqpANi# bahuqdhA vada#nti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pESA(gm)#si dEqvAH pa#raqmE jaqnitrE$ | sA nO# viqrADana#pa sPurantI || 52</w:t>
      </w:r>
    </w:p>
    <w:p w14:paraId="348549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87241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vAgdEqvI ju#ShatA miqda(gm) haqviH | cakShu#r dEqvAnAMq jyOti#raqmRutEq nya#ktaM |</w:t>
      </w:r>
    </w:p>
    <w:p w14:paraId="524D3F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aqsya viqj~jAnA#ya bahuqdhA nidhI#yatE | tasya# suqmna-ma#SImahi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mA nO# hAsId vicakShaqNaM | AyuqrinnaqH pratI$ryatAM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ana#ndhAq-ScakShu#ShA vaqyaM | jIqvA jyOti#-raSImahi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suvaqr jyOti#-ruqtAmRutaM$ | SrOtrE#Na Baqdra muqta-SRu#Nvanti saqtyaM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SrOtrE#Naq vAcaM# bahuqdhOdyamA#nAM | SrOtrE#Naq mOda#Scaq maha#Sca SrUyatE |</w:t>
      </w:r>
    </w:p>
    <w:p w14:paraId="7885C14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SrOtrE#Naq sarvAq diSaq ASRu#NOmi | </w:t>
      </w:r>
      <w:r w:rsidR="001B542F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yEnaq prAcyA# uqta da#kShiqNA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 w:rsidR="001B542F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 xml:space="preserve">paqtIcyai# diqSaH SRuqNvantyu#ttaqrAt | </w:t>
      </w:r>
      <w:r w:rsidR="001B542F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tadicCrOtraM# bahuqdhOdyamA#naM |</w:t>
      </w:r>
    </w:p>
    <w:p w14:paraId="3E53EA5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aqrAnna nEqmiH pariqsarvaM# baBUva || 53 (22)</w:t>
      </w:r>
    </w:p>
    <w:p w14:paraId="34515AF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1C0715" w14:textId="3499BD97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2" w:author="Microsoft account" w:date="2026-09-20T15:01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297214">
        <w:rPr>
          <w:color w:val="000000"/>
          <w:sz w:val="36"/>
          <w:szCs w:val="36"/>
          <w:lang w:bidi="hi-IN"/>
        </w:rPr>
        <w:t>T.B.2.7.7.1 toT.B.2.7.7.7, for para 54 to60</w:t>
      </w:r>
    </w:p>
    <w:p w14:paraId="3E48777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siq(gm)qhE vyAqGra uqta yA pRudA#kau | </w:t>
      </w:r>
      <w:r w:rsidR="001B542F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tviShi#-raqgnau brA$hmaqNE sUryEqyA |</w:t>
      </w:r>
    </w:p>
    <w:p w14:paraId="7D1AD01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indraMq ~MyA dEqvI suqBagA# jaqjAna# | sA naq Agaqn varca#sA sam~MvidAqnA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yA rA#jaqnyE# dunduq-BAvAya#tAyAM | aSva#syaq kraMdyEq puru#Shasya mAqyau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indraMq ~MyA dEqvI suqBagA# jaqjAna# | sA naq Agaqn varca#sA sam~MvidAqnA | yA haqstini# dvIqpiniq yA hira#NyE | tviShiq-raSvE#Shuq puru#ShEShuq gOShu# || 54</w:t>
      </w:r>
    </w:p>
    <w:p w14:paraId="08AECCD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F61C8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indraMq ~MyA dEqvI suqBagA# jaqjAna# | sA naq Agaqn varca#sA sam~MvidAqnA | rathE# aqkShEShu# vRuShaqBasyaq vAjE$ | vAtE# paqrjanyEq varu#Nasyaq SuShmE$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indraMq ~MyA dEqvI suqBagA# jaqjAna# | </w:t>
      </w:r>
      <w:r w:rsidR="001B542F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 xml:space="preserve">sA naq Agaqn varca#sA sam~MvidAqnA | </w:t>
      </w:r>
    </w:p>
    <w:p w14:paraId="60B0D2D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rADa#si viqrADa#si | saqmrADa#si svaqrADa#si | </w:t>
      </w:r>
    </w:p>
    <w:p w14:paraId="7A944D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indrA#ya tvAq tEja#svatEq tEja#svanta(gg) SrINAmi | </w:t>
      </w:r>
    </w:p>
    <w:p w14:paraId="2677B6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indrA#yaq tvauja#svataq Oja#svanta(gg) SrINAmi || 55</w:t>
      </w:r>
    </w:p>
    <w:p w14:paraId="59B1D62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6715C2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indrA#ya tvAq paya#svatEq paya#svanta(gg) SrINAmi | </w:t>
      </w:r>
    </w:p>
    <w:p w14:paraId="15E910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indrA#yaq tvA&amp;&amp;yu#Shmataq Ayu#Shmanta(gg) SrINAmi | tEjO#&amp;si | tattEq praya#cCAmi | tEja#svadastu mEq muKa$M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tEja#svaqcCirO# astu mE | tEja#svAn. viqSvata#H praqtya~g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tEja#sAq saM pi#pRugdhimA | OjO#&amp;si | tattEq praya#cCAmi || 56</w:t>
      </w:r>
    </w:p>
    <w:p w14:paraId="29315B6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8CF5E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Oja#svadastu mEq muKa$M | Oja#svaqcCirO# astu mE | </w:t>
      </w:r>
    </w:p>
    <w:p w14:paraId="6BC29D8B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Oja#svAn. viqSvata#H praqtya~g | </w:t>
      </w:r>
    </w:p>
    <w:p w14:paraId="2422DCA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Oja#sAq saMpi#pRugdhi mA | payO#&amp;si | </w:t>
      </w:r>
    </w:p>
    <w:p w14:paraId="6877AF9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tattEq praya#cCAmi | paya#svadastu mEq muKa$M | paya#svaqcCirO# astu mE | paya#svAn. viqSvata#H praqtya~g | paya#sAq saMpi#pRugdhi mA || 57</w:t>
      </w:r>
    </w:p>
    <w:p w14:paraId="5297DAD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B26F2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Ayu#rasi | tattEq praya#cCAmi | Ayu#Shmadastu mEq muKa$M | Ayu#ShmaqcCirO# astu mE | Ayu#ShmAn. viqSvata#H praqtya~g | Ayu#ShAq saMpi#pRugdhi mA | iqma ma#gnaq Ayu#ShEq varca#sE kRudhi | </w:t>
      </w:r>
    </w:p>
    <w:p w14:paraId="265EDBE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priqya(gm) rEtO# varuNa sOma rAjann | mAq tE vA$smA aditEq Sarma# yacCa | viSvE# dEvAq jara#daShTiqr yathA&amp;sa#t || 58</w:t>
      </w:r>
    </w:p>
    <w:p w14:paraId="2025D6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9EDF7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Ayu#rasi viqSvAyu#rasi | saqrvAyu#rasiq sarvaqmAyu#rasi | yatOq vAtOq manO#javAH | yataqH kShara#ntiq sindha#vaH | tAsAM$ tvAq sarvA#sA(gm) ruqcA | aqBiShi#~jcAmiq varca#sA | saqmuqdra i#vAsi gaqhmanA$ | sOma# ivAqsyadA$ByaH | </w:t>
      </w:r>
    </w:p>
    <w:p w14:paraId="77EFE55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aqgniri#va viqSvata#H praqtya~g | sUrya# ivaq jyOti#ShA viqBUH || 59</w:t>
      </w:r>
    </w:p>
    <w:p w14:paraId="493D55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0F94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aqpAM ~MyO drava#NEq rasa#H | tamaqhamaqsmA A#muShyAyaqNAya# | tEja#sE brahmavarcaqsAya# gRuhNAmi | aqpAM ~Mya Uqrmau rasa#H | </w:t>
      </w:r>
    </w:p>
    <w:p w14:paraId="5DBBD06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tamaqhamaqsmA A#muShyAyaqNAya# | Oja#sE vIqryA#ya gRuhNAmi | aqpAM ~MyO ma#ddhyaqtO rasa#H | tamaqhamaqsmA A#muShyAyaqNAya# | </w:t>
      </w:r>
    </w:p>
    <w:p w14:paraId="0936319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puShT</w:t>
      </w:r>
      <w:r w:rsidR="00514DE0">
        <w:rPr>
          <w:color w:val="000000"/>
          <w:sz w:val="36"/>
          <w:szCs w:val="36"/>
          <w:lang w:bidi="hi-IN"/>
        </w:rPr>
        <w:t>y</w:t>
      </w:r>
      <w:r>
        <w:rPr>
          <w:color w:val="000000"/>
          <w:sz w:val="36"/>
          <w:szCs w:val="36"/>
          <w:lang w:bidi="hi-IN"/>
        </w:rPr>
        <w:t>ai$ praqjana#nAya gRuhNAmi | aqpAM ~MyO yaqj~jiyOq rasa#H | tamaqhamaqsmA A#muShyAyaqNAya# | Ayu#ShE dIrGAyuqtvAya# gRuhNAmi || 60 (23)</w:t>
      </w:r>
    </w:p>
    <w:p w14:paraId="7F186C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F72463" w14:textId="090B2BCA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1.28</w:t>
      </w:r>
      <w:r>
        <w:rPr>
          <w:color w:val="000000"/>
          <w:sz w:val="36"/>
          <w:szCs w:val="36"/>
          <w:lang w:bidi="hi-IN"/>
        </w:rPr>
        <w:tab/>
      </w:r>
      <w:ins w:id="3" w:author="Microsoft account" w:date="2026-09-20T15:01:00Z">
        <w:r w:rsidR="00897A9D">
          <w:rPr>
            <w:color w:val="000000"/>
            <w:sz w:val="36"/>
            <w:szCs w:val="36"/>
            <w:lang w:bidi="hi-IN"/>
          </w:rPr>
          <w:t xml:space="preserve"> </w:t>
        </w:r>
      </w:ins>
      <w:r>
        <w:rPr>
          <w:color w:val="000000"/>
          <w:sz w:val="36"/>
          <w:szCs w:val="36"/>
          <w:lang w:bidi="hi-IN"/>
        </w:rPr>
        <w:t>anna sUktaM</w:t>
      </w:r>
    </w:p>
    <w:p w14:paraId="323BE42D" w14:textId="0C9BA75F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4" w:author="Microsoft account" w:date="2026-09-20T15:01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297214">
        <w:rPr>
          <w:color w:val="000000"/>
          <w:sz w:val="36"/>
          <w:szCs w:val="36"/>
          <w:lang w:bidi="hi-IN"/>
        </w:rPr>
        <w:t xml:space="preserve">T.B.2.8.8.1 toT.B.2.8.8.4, for para 61 to63 </w:t>
      </w:r>
    </w:p>
    <w:p w14:paraId="3EAD4FA4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aqhama#smi prathamaqjA Ruqtasya# | </w:t>
      </w:r>
    </w:p>
    <w:p w14:paraId="19D5106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pUrvaM# dEqvEByO# aqmRuta#syaq nABi#H |</w:t>
      </w:r>
    </w:p>
    <w:p w14:paraId="1DE25639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yO mAq dadA#tiq sa i dEqva mA vA$H | </w:t>
      </w:r>
    </w:p>
    <w:p w14:paraId="0F127B4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aqhamannaq manna# maqdanta#madmi | </w:t>
      </w:r>
    </w:p>
    <w:p w14:paraId="53106A4C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pUrva#-maqgnErapi# dahaqtyannaM$ | </w:t>
      </w:r>
    </w:p>
    <w:p w14:paraId="37CACA17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yaqttau hA#sAtE ahamuttaqrEShu# | vyAtta#masya paqSava#-ssuqjaMBa$M | paSya#ntiq dhIrAqH praca#rantiq pAkA$H |</w:t>
      </w:r>
    </w:p>
    <w:p w14:paraId="79B79E15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jahA$myaqnyaM na ja#hAmyaqnyaM | </w:t>
      </w:r>
    </w:p>
    <w:p w14:paraId="143881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aqhamannaMq ~MvaSaqmicca#rAmi || 61</w:t>
      </w:r>
    </w:p>
    <w:p w14:paraId="56D24D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CFC36DA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saqmAqnamarthaMq paryE#mi BuMqjat | </w:t>
      </w:r>
    </w:p>
    <w:p w14:paraId="52D12D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kO mA mannaM# manuqShyO# dayEta |</w:t>
      </w:r>
    </w:p>
    <w:p w14:paraId="3DBB109D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parA#kEq annaMq nihi#taM ~MlOqka Eqtat | </w:t>
      </w:r>
    </w:p>
    <w:p w14:paraId="4C79214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viSvai$r dEqvaiH piqtRuBi#r guqptamanna$M |</w:t>
      </w:r>
    </w:p>
    <w:p w14:paraId="5DFEEDF2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yadaqdyatE# luqpyatEq yat pa#rOqpyatE$ | </w:t>
      </w:r>
    </w:p>
    <w:p w14:paraId="17FB437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Saqtaq-taqmIsA taqnUrmE# baBUva |</w:t>
      </w:r>
    </w:p>
    <w:p w14:paraId="1D5905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maqhAntau# caqrU sa#kRud duqgdhEna# paprau | </w:t>
      </w:r>
    </w:p>
    <w:p w14:paraId="7B4058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diva#~jcaq pRuS~ji# pRuthiqvIM ca# sAqkaM |</w:t>
      </w:r>
    </w:p>
    <w:p w14:paraId="6E9C57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tathsaMq-piba#ntOq nami#nanti vEqdhasa#H | </w:t>
      </w:r>
    </w:p>
    <w:p w14:paraId="7EE2AE2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naitadBUyOq Bava#tiq nO kanI#yaH || 62</w:t>
      </w:r>
    </w:p>
    <w:p w14:paraId="593F8F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6747F13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annaM# prAqNamanna# mapAqna-mA#huH | </w:t>
      </w:r>
    </w:p>
    <w:p w14:paraId="6E3BF95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annaM# mRuqtyuM tamu# jIqvAtu# mAhuH |</w:t>
      </w:r>
    </w:p>
    <w:p w14:paraId="0DD90E6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annaM# braqhmANO# jaqrasaM# ~Mvadanti | anna#mAhuH praqjana#naM praqjAnA$M |</w:t>
      </w:r>
    </w:p>
    <w:p w14:paraId="5B0ADEEF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mOGaq-mannaM# ~MvindatEq apra#cEtAH | </w:t>
      </w:r>
    </w:p>
    <w:p w14:paraId="4B175C4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saqtyaM bra#vImi vaqdha ithsa tasya# |</w:t>
      </w:r>
    </w:p>
    <w:p w14:paraId="5A3BE762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nAryaqmaNaMq puShya#tiq nO saKA#yaM | </w:t>
      </w:r>
    </w:p>
    <w:p w14:paraId="472881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kEva#lAGO Bavati kEvalAqdI |</w:t>
      </w:r>
    </w:p>
    <w:p w14:paraId="77F92E5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aqhaM</w:t>
      </w:r>
      <w:proofErr w:type="gramEnd"/>
      <w:r>
        <w:rPr>
          <w:color w:val="000000"/>
          <w:sz w:val="36"/>
          <w:szCs w:val="36"/>
          <w:lang w:bidi="hi-IN"/>
        </w:rPr>
        <w:t xml:space="preserve"> mEqGa sstaqnayaqn var.Sha#nnasmi | mAma#dantyaq-hama#dmyaqnyAn || </w:t>
      </w:r>
    </w:p>
    <w:p w14:paraId="2D73F5AF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aqha(gm) sadaqmRutO# BavAmi | </w:t>
      </w:r>
    </w:p>
    <w:p w14:paraId="54A4FD0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madA#diqtyA adhiq sarvE# tapanti | 63</w:t>
      </w:r>
    </w:p>
    <w:p w14:paraId="588C20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C8C8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1.29</w:t>
      </w:r>
      <w:r>
        <w:rPr>
          <w:color w:val="000000"/>
          <w:sz w:val="36"/>
          <w:szCs w:val="36"/>
          <w:lang w:bidi="hi-IN"/>
        </w:rPr>
        <w:tab/>
        <w:t>vAK sUktaM</w:t>
      </w:r>
    </w:p>
    <w:p w14:paraId="3BB5B268" w14:textId="4A70A9D3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5" w:author="Microsoft account" w:date="2026-09-20T15:02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297214">
        <w:rPr>
          <w:color w:val="000000"/>
          <w:sz w:val="36"/>
          <w:szCs w:val="36"/>
          <w:lang w:bidi="hi-IN"/>
        </w:rPr>
        <w:t>T.B.2.8.8.4 for Para 64</w:t>
      </w:r>
    </w:p>
    <w:p w14:paraId="448A241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dEqvIM vAca#ma janayantaq yad vAgvada#nti | 64</w:t>
      </w:r>
    </w:p>
    <w:p w14:paraId="0298285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4FF6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Below is the full text o the concised Mantra given in “italics” above.</w:t>
      </w:r>
    </w:p>
    <w:p w14:paraId="70ACD01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concised Mantra is formed by adding the First word/part from thE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r w:rsidR="001B542F">
        <w:rPr>
          <w:color w:val="000000"/>
          <w:sz w:val="36"/>
          <w:szCs w:val="36"/>
          <w:lang w:bidi="hi-IN"/>
        </w:rPr>
        <w:t>arrive</w:t>
      </w:r>
      <w:r>
        <w:rPr>
          <w:color w:val="000000"/>
          <w:sz w:val="36"/>
          <w:szCs w:val="36"/>
          <w:lang w:bidi="hi-IN"/>
        </w:rPr>
        <w:t xml:space="preserve"> at the above concised Mantra. It is more appropriate to chant the full version as given belpow. Please refer to your Guru for any clarifications/Explanations.</w:t>
      </w:r>
    </w:p>
    <w:p w14:paraId="30B8112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077808E" w14:textId="77777777" w:rsidR="001B542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dEqvIM ~MvAca#majanayanta dEqvAH | </w:t>
      </w:r>
    </w:p>
    <w:p w14:paraId="238B8A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tAM ~MviqSvarU#pAH paqSavO# vadanti | </w:t>
      </w:r>
    </w:p>
    <w:p w14:paraId="3B4FEB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 nO# maqndrEShaq mUrjaMq duhA#nA | dhEqnurvAgaqsmA-nupaqsuShTuqtaitu# | 64a</w:t>
      </w:r>
    </w:p>
    <w:p w14:paraId="04129B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8EFFCE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yad vAgvada#ntya vicEtaqnAni# | rAShTrI# dEqvAnA$M niShaqsAda# maqndrA |</w:t>
      </w:r>
      <w:r w:rsidR="001B542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cata#sraq UrjaM# duduhEq payA(gm)#si | kva#svi dasyAH paraqmaM ja#gAma || 64b</w:t>
      </w:r>
    </w:p>
    <w:p w14:paraId="09C55C2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ThE Expansion 64a appearing in TB.2.4.6.10</w:t>
      </w:r>
    </w:p>
    <w:p w14:paraId="736CBC7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ThE Expansion 64b appearing in TB.2.4.6.11</w:t>
      </w:r>
    </w:p>
    <w:p w14:paraId="2D866CC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0808CE" w14:textId="5F2FD3F9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6" w:author="Microsoft account" w:date="2026-09-20T15:02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297214">
        <w:rPr>
          <w:color w:val="000000"/>
          <w:sz w:val="36"/>
          <w:szCs w:val="36"/>
          <w:lang w:bidi="hi-IN"/>
        </w:rPr>
        <w:t>TB 2.8.8.4 toTB 2.8.8.5 for Para 65</w:t>
      </w:r>
      <w:proofErr w:type="gramStart"/>
      <w:r w:rsidR="00297214">
        <w:rPr>
          <w:color w:val="000000"/>
          <w:sz w:val="36"/>
          <w:szCs w:val="36"/>
          <w:lang w:bidi="hi-IN"/>
        </w:rPr>
        <w:t>,66</w:t>
      </w:r>
      <w:proofErr w:type="gramEnd"/>
    </w:p>
    <w:p w14:paraId="644679A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aqnaqntA-mantAqdadhiq nirmi#tAM maqhIM | yasyAM$ dEqvA a#dadhuqr BOja#nAni | </w:t>
      </w:r>
    </w:p>
    <w:p w14:paraId="7EB541E5" w14:textId="77777777" w:rsidR="00570AD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EkA$kSharAM dviqpadAq(gm)q ShaTpa#dA~jca | </w:t>
      </w:r>
    </w:p>
    <w:p w14:paraId="0AADEC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vAca#M dEqvA upa#jIvantiq viSvE$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vAca#M dEqvA upa#jIvantiq viSvE$ | vAca#M gandhaqrvAH paqSavO# manuqShyA$H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vAqcImA viSvAq Buva#nAq-nyarpi#tA | sA nOq havaM# juShatAq-mindra# patnI |</w:t>
      </w:r>
    </w:p>
    <w:p w14:paraId="4D5D4D5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vAgaqkSharaM# prathamaqjA Ruqtasya# | vEdA#nAM mAqtA-&amp;mRuta#syaq nABi#H || 65</w:t>
      </w:r>
    </w:p>
    <w:p w14:paraId="0F6CC7B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B3596E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 nO# juShAqNOpa# yaqj~ja mAgA$t | ava#ntI dEqvI suqhavA# mE astu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yA mRuSha#yO mantraq kRutO# manIqShiNa#H | aqnvaicCa#n dEqvA-stapa#sAq SramE#Na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tAM dEqvIM ~MvAca(gm)# haqviShA# yajAmahE | sA nO# dadhAtu sukRuqtasya# lOqkE |</w:t>
      </w:r>
    </w:p>
    <w:p w14:paraId="31EB38AB" w14:textId="77C84EC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caqtvAriq vAk pari#mitA paqdAni# | tAni# vidur brAhmaqNA yE ma#nIqShiNa#H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guhAq trINiq nihi#tAq nE~gga#yanti | tuqrIyaM# ~MvAqcO ma#nuqShyA# vadanti || 66</w:t>
      </w:r>
    </w:p>
    <w:p w14:paraId="27E9D1A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01D1C8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1.30</w:t>
      </w:r>
      <w:r>
        <w:rPr>
          <w:color w:val="000000"/>
          <w:sz w:val="36"/>
          <w:szCs w:val="36"/>
          <w:lang w:bidi="hi-IN"/>
        </w:rPr>
        <w:tab/>
        <w:t>SraddhA sUktaM</w:t>
      </w:r>
    </w:p>
    <w:p w14:paraId="07DD5D77" w14:textId="48E3ECDF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7" w:author="Microsoft account" w:date="2026-09-20T15:02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297214">
        <w:rPr>
          <w:color w:val="000000"/>
          <w:sz w:val="36"/>
          <w:szCs w:val="36"/>
          <w:lang w:bidi="hi-IN"/>
        </w:rPr>
        <w:t>TB 2.8.8.5 toTB 2.8.8.8 for Para 67</w:t>
      </w:r>
      <w:proofErr w:type="gramStart"/>
      <w:r w:rsidR="00297214">
        <w:rPr>
          <w:color w:val="000000"/>
          <w:sz w:val="36"/>
          <w:szCs w:val="36"/>
          <w:lang w:bidi="hi-IN"/>
        </w:rPr>
        <w:t>,68</w:t>
      </w:r>
      <w:proofErr w:type="gramEnd"/>
      <w:r w:rsidR="00297214">
        <w:rPr>
          <w:color w:val="000000"/>
          <w:sz w:val="36"/>
          <w:szCs w:val="36"/>
          <w:lang w:bidi="hi-IN"/>
        </w:rPr>
        <w:t>, 69a</w:t>
      </w:r>
    </w:p>
    <w:p w14:paraId="525744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SraqddhayAq&amp;gni ssami#dhyatE | SraqddhayA# vindatE haqviH | SraqddhAM Baga#sya mUqrdhani# | vacaqsA vE#dayAmasi | </w:t>
      </w:r>
      <w:proofErr w:type="gramStart"/>
      <w:r>
        <w:rPr>
          <w:color w:val="000000"/>
          <w:sz w:val="36"/>
          <w:szCs w:val="36"/>
          <w:lang w:bidi="hi-IN"/>
        </w:rPr>
        <w:t>priqya(</w:t>
      </w:r>
      <w:proofErr w:type="gramEnd"/>
      <w:r>
        <w:rPr>
          <w:color w:val="000000"/>
          <w:sz w:val="36"/>
          <w:szCs w:val="36"/>
          <w:lang w:bidi="hi-IN"/>
        </w:rPr>
        <w:t>gg) Sra#ddhEq dada#taH | priqya(gg) Sra#ddhEq didA#sataH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priqyaM BOqjEShuq yajva#su | iqdaM ma# udiqtaM kRu#dhi | </w:t>
      </w:r>
      <w:r w:rsidR="00570AD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yathA# dEqvA asu#rEShu | SraqddhA muqgrEShu# cakriqrE || 67</w:t>
      </w:r>
    </w:p>
    <w:p w14:paraId="78EF550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9EF22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EqvaM BOqjEShuq yajva#su | aqsmAka#-mudiqtaM kRu#dhi | SraqddhAM dE#vAq yaja#mAnAH | vAqyu-gO#pAq upA#satE | SraqddhA(gm) hRu#daqyya#yA-&amp;&amp;kU$tyA | SraqddhayA# hUyatE haqviH |</w:t>
      </w:r>
    </w:p>
    <w:p w14:paraId="3CBB68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SraqddhAM prAqtar. ha#vAmahE | SraqddhAM maqddhyandi#naMq pari# | SraqddhA(gm) sUrya#sya niqmruci# | SraddhEq SraddhA#payEq hamA$ || 68</w:t>
      </w:r>
    </w:p>
    <w:p w14:paraId="7CB05CA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DE9CB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SraqddhA dEqvAna-dhi#vastE | SraqddhA viSva# miqdaM jaga#t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SraqddhAM kAma#sya mAqtara$M | haqviShA# varddhayAmasi | 69a</w:t>
      </w:r>
    </w:p>
    <w:p w14:paraId="3B2F58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5E15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1.31</w:t>
      </w:r>
      <w:r>
        <w:rPr>
          <w:color w:val="000000"/>
          <w:sz w:val="36"/>
          <w:szCs w:val="36"/>
          <w:lang w:bidi="hi-IN"/>
        </w:rPr>
        <w:tab/>
        <w:t>brahma sUktaM</w:t>
      </w:r>
    </w:p>
    <w:p w14:paraId="0E64B858" w14:textId="6B02F2B0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8" w:author="Microsoft account" w:date="2026-09-20T15:02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297214">
        <w:rPr>
          <w:color w:val="000000"/>
          <w:sz w:val="36"/>
          <w:szCs w:val="36"/>
          <w:lang w:bidi="hi-IN"/>
        </w:rPr>
        <w:t>TB 2.8.8.10 toTB 2.8.8.11 for Para 69b to71</w:t>
      </w:r>
    </w:p>
    <w:p w14:paraId="4900BB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brahma#jaj~jAqnaM pra#thaqmaM puqrastA$t | visI#maqta-ssuqrucO# vEqna A#vaH |</w:t>
      </w:r>
    </w:p>
    <w:p w14:paraId="3C20F6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 buqddhniyA# upaqmA a#sya viqShThAH | saqtaScaq yOniq-masa#taScaq viva#H || piqtA-viqrAjA# mRuShaqBO-ra#yIqNAM | aqntari#kShaM ~MviqSvarU#paq Avi#vESa || 69b</w:t>
      </w:r>
    </w:p>
    <w:p w14:paraId="5792797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4BA4A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tamaqrkairaqBya#rccanti vaqthsaM | brahmaq santaqM brahma#NA vaqrddhaya#ntaH || brahma# dEqvAna#janayat | brahmaq viSva#miqdaM jaga#t ||</w:t>
      </w:r>
    </w:p>
    <w:p w14:paraId="55F75D6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brahma#</w:t>
      </w:r>
      <w:proofErr w:type="gramEnd"/>
      <w:r>
        <w:rPr>
          <w:color w:val="000000"/>
          <w:sz w:val="36"/>
          <w:szCs w:val="36"/>
          <w:lang w:bidi="hi-IN"/>
        </w:rPr>
        <w:t>NaH kShaqtraM nirmi#taM | brahma# brAhmaqNa AqtmanA$ || aqntara#smi-nniqmE lOqkAH | aqnta rviSva#miqdaM jaga#t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brahmaiqva BUqtAnAqM jyEShTha$M | tEnaq kO#&amp;r.hatiq sparddhi#tum || 70</w:t>
      </w:r>
    </w:p>
    <w:p w14:paraId="0DC6F2A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5736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brahmaM# dEqvA-straya#stri(gm)Sat | brahma#-nnindra prajApaqtI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brahma#n.haq viSvA# BUqtAni# | nAqvI vAqnta-ssaqmAhi#tA || cata#sraq ASAqH praca#rantvaq-gnaya#H | iqmannO# yaqj~janna#yatu prajAqnann |</w:t>
      </w:r>
    </w:p>
    <w:p w14:paraId="40C80E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GRuqtaM pinva#nnaq jara(gm)# suqvIra$M | brahma# saqmid Ba#vaqtyAhu#tInAM || 71</w:t>
      </w:r>
    </w:p>
    <w:p w14:paraId="55EDF1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1.32</w:t>
      </w:r>
      <w:r>
        <w:rPr>
          <w:color w:val="000000"/>
          <w:sz w:val="36"/>
          <w:szCs w:val="36"/>
          <w:lang w:bidi="hi-IN"/>
        </w:rPr>
        <w:tab/>
        <w:t>gO sUktaM</w:t>
      </w:r>
    </w:p>
    <w:p w14:paraId="244FBEDE" w14:textId="6B25354F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9" w:author="Microsoft account" w:date="2026-09-20T15:02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297214">
        <w:rPr>
          <w:color w:val="000000"/>
          <w:sz w:val="36"/>
          <w:szCs w:val="36"/>
          <w:lang w:bidi="hi-IN"/>
        </w:rPr>
        <w:t>TB 2.8.8.11 toTB 2.8.8.11 for Para 72</w:t>
      </w:r>
    </w:p>
    <w:p w14:paraId="225A09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AgAvO# agmannuqta Baqdra-ma#krann | sIda#ntu gOqShThE-raqNaya#ntvaqsmE || praqjAva#tIH puruq rUpA# iqha syuH | indrA#ya pUqrvI ruqShasOq duhA#nAH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indrOq yajva#nE pRuNaqtE ca# SikShati | upEdda#dAtiq na svaM mu#ShAyati |</w:t>
      </w:r>
      <w:r w:rsidR="00570AD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BUyO# BUyO raqyimida#sya vaqrddhayann# | aBi#nnE KiqllE nida#dhAti dEvaqyuM | </w:t>
      </w:r>
    </w:p>
    <w:p w14:paraId="732EAF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10FFD4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na tA na#Santiq na tA arvA$ | 72</w:t>
      </w:r>
    </w:p>
    <w:p w14:paraId="3D742166" w14:textId="77777777" w:rsidR="00183EB2" w:rsidRDefault="00183EB2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B321E0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concis</w:t>
      </w:r>
      <w:r w:rsidR="00570ADF">
        <w:rPr>
          <w:color w:val="000000"/>
          <w:sz w:val="36"/>
          <w:szCs w:val="36"/>
          <w:lang w:bidi="hi-IN"/>
        </w:rPr>
        <w:t>e</w:t>
      </w:r>
      <w:r>
        <w:rPr>
          <w:color w:val="000000"/>
          <w:sz w:val="36"/>
          <w:szCs w:val="36"/>
          <w:lang w:bidi="hi-IN"/>
        </w:rPr>
        <w:t>d Mantra is form</w:t>
      </w:r>
      <w:r w:rsidR="00570ADF">
        <w:rPr>
          <w:color w:val="000000"/>
          <w:sz w:val="36"/>
          <w:szCs w:val="36"/>
          <w:lang w:bidi="hi-IN"/>
        </w:rPr>
        <w:t>e</w:t>
      </w:r>
      <w:r>
        <w:rPr>
          <w:color w:val="000000"/>
          <w:sz w:val="36"/>
          <w:szCs w:val="36"/>
          <w:lang w:bidi="hi-IN"/>
        </w:rPr>
        <w:t xml:space="preserve">d by adding the First word/part from thE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r w:rsidR="001B542F">
        <w:rPr>
          <w:color w:val="000000"/>
          <w:sz w:val="36"/>
          <w:szCs w:val="36"/>
          <w:lang w:bidi="hi-IN"/>
        </w:rPr>
        <w:t>arrive</w:t>
      </w:r>
      <w:r>
        <w:rPr>
          <w:color w:val="000000"/>
          <w:sz w:val="36"/>
          <w:szCs w:val="36"/>
          <w:lang w:bidi="hi-IN"/>
        </w:rPr>
        <w:t xml:space="preserve"> at the above concised Mantra. It is more appropriate to chant the full version as given belpow. Please refer to your Guru for any clarifications/Explanations.</w:t>
      </w:r>
    </w:p>
    <w:p w14:paraId="3CB689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B651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tA na#Santiq nada#BAtiq taska#raH | </w:t>
      </w:r>
    </w:p>
    <w:p w14:paraId="0A5DEE0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nainA# amiqtrO vyathiqrA da#dharShati |</w:t>
      </w:r>
    </w:p>
    <w:p w14:paraId="5080736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dEqvA(gg)Scaq yABiqr yaja#tEq dadA#ti ca | </w:t>
      </w:r>
    </w:p>
    <w:p w14:paraId="6AD91F5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jyOgittABi# ssacatEq gOpa#ti ssaqha || 72a</w:t>
      </w:r>
    </w:p>
    <w:p w14:paraId="269471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7DC931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tA arvA# rEqNu ka#kATO aSnutE | </w:t>
      </w:r>
    </w:p>
    <w:p w14:paraId="54049A7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na sa(gg)# skRutaqtra-mupa#yantiq tA aqBi |</w:t>
      </w:r>
    </w:p>
    <w:p w14:paraId="4FA7E7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uqruqgAqyama#BayaqM tasyaq tA anu# | </w:t>
      </w:r>
    </w:p>
    <w:p w14:paraId="776D0D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gAvOq martya#syaq vica#rantiq yajva#naH | 72b</w:t>
      </w:r>
    </w:p>
    <w:p w14:paraId="2DAFED8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BOth 72a and 72b appearing in T.B.2.4.6.9</w:t>
      </w:r>
    </w:p>
    <w:p w14:paraId="5137C4A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813E58" w14:textId="0D7AFCC8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10" w:author="Microsoft account" w:date="2026-09-20T15:02:00Z">
        <w:r>
          <w:rPr>
            <w:color w:val="000000"/>
            <w:sz w:val="36"/>
            <w:szCs w:val="36"/>
            <w:lang w:bidi="hi-IN"/>
          </w:rPr>
          <w:lastRenderedPageBreak/>
          <w:t>&lt;/inline&gt;</w:t>
        </w:r>
      </w:ins>
      <w:r w:rsidR="00297214">
        <w:rPr>
          <w:color w:val="000000"/>
          <w:sz w:val="36"/>
          <w:szCs w:val="36"/>
          <w:lang w:bidi="hi-IN"/>
        </w:rPr>
        <w:t>TB 2.8.8.12 for Para 73 to74</w:t>
      </w:r>
    </w:p>
    <w:p w14:paraId="7041AED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gAvOq BagOq gAvaq indrO# mE acCAt |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gAvaq ssOma#sya prathaqmasya# BaqkShaH |</w:t>
      </w:r>
    </w:p>
    <w:p w14:paraId="22DCD45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iqmA yA gAvaq-ssaja#nAsaq indra#H |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iqcCAmI-ddhRuqdA mana#sA-ciqdindra$M |</w:t>
      </w:r>
    </w:p>
    <w:p w14:paraId="0CCA882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yUqyaM gA#vO mEdayathA kRuqSa~jci#t | </w:t>
      </w:r>
    </w:p>
    <w:p w14:paraId="50D576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aqSlIqlaM ci#t kRuNuthA suqpratI#kaM || 73</w:t>
      </w:r>
    </w:p>
    <w:p w14:paraId="28334A7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BC4EE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BaqdraM gRuqhaM kRu#Nutha Badra vAcaH | bRuqhadvOq vaya# ucyatE saqBAsu# | </w:t>
      </w:r>
    </w:p>
    <w:p w14:paraId="1D2C036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praqjAva#tI ssUqyava#sa(gm)-riqSantI$H |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SuqddhA aqpa ssu#prapAqNE piba#ntIH |</w:t>
      </w:r>
    </w:p>
    <w:p w14:paraId="3C8B80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mAva</w:t>
      </w:r>
      <w:proofErr w:type="gramEnd"/>
      <w:r>
        <w:rPr>
          <w:color w:val="000000"/>
          <w:sz w:val="36"/>
          <w:szCs w:val="36"/>
          <w:lang w:bidi="hi-IN"/>
        </w:rPr>
        <w:t># stEqna I#Sataq mAGaSa(gm)#saH | pari#vO hEqtI ruqdrasya# vRuMjyAt | upEqda-mu#paq-parca#naM | Aqsu gOShUpa# pRucyatAM | upa#r.ShaqBasyaq rEta#si | upE$ndraq tava# vIqryE$ || 74 (24)</w:t>
      </w:r>
    </w:p>
    <w:p w14:paraId="4ECF7DE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1E21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1.33</w:t>
      </w:r>
      <w:r>
        <w:rPr>
          <w:color w:val="000000"/>
          <w:sz w:val="36"/>
          <w:szCs w:val="36"/>
          <w:lang w:bidi="hi-IN"/>
        </w:rPr>
        <w:tab/>
        <w:t>sUryA candramasA sUktaM</w:t>
      </w:r>
    </w:p>
    <w:p w14:paraId="63FAB448" w14:textId="4240397B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11" w:author="Microsoft account" w:date="2026-09-20T15:02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297214">
        <w:rPr>
          <w:color w:val="000000"/>
          <w:sz w:val="36"/>
          <w:szCs w:val="36"/>
          <w:lang w:bidi="hi-IN"/>
        </w:rPr>
        <w:t>TB 2.8.9.1 for Para 75 to77</w:t>
      </w:r>
    </w:p>
    <w:p w14:paraId="23E30A9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sU$ryA candraqmasA# viSvaq-BRutta#mA maqhat | tEjOq vasu#madrAjatO diqvi | sAmA$tmAnA carata ssAma-cAqriNA$ | yayO$rvraqtaM namaqmE jAtu# dEqvayO$H | uqBAvantauq pari#yAtaq armyA$ | diqvO na raqSmI(gg) sta#nuqtO-vya#rNaqvE | uqBA Bu#vaqntI Buva#nA kaqvikra#tU | sUryAq na caqndrA ca#ratO haqtAma#tI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patI$dyuqmad vi#Svaq-vidA# uqBA diqvaH | </w:t>
      </w:r>
    </w:p>
    <w:p w14:paraId="581B2EC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sUryA# uqBA caqndrama#sA vicakShaqNA || 75</w:t>
      </w:r>
    </w:p>
    <w:p w14:paraId="25DE914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7792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viqSvavA#rA varivOq BA varE$NyA | tA nO#&amp;vataM matiqmantAq mahi#vratA | viqSvaqvapa#rI praqtara#NA taraqntA | suqvaqrvidA# dRuqSayEq BUri# raSmI | </w:t>
      </w:r>
    </w:p>
    <w:p w14:paraId="1442E0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lastRenderedPageBreak/>
        <w:t>sUryAq</w:t>
      </w:r>
      <w:proofErr w:type="gramEnd"/>
      <w:r>
        <w:rPr>
          <w:color w:val="000000"/>
          <w:sz w:val="36"/>
          <w:szCs w:val="36"/>
          <w:lang w:bidi="hi-IN"/>
        </w:rPr>
        <w:t xml:space="preserve"> hi caqndrA vasu#tvEqSha-da#r.SatA | </w:t>
      </w:r>
    </w:p>
    <w:p w14:paraId="64B6C5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maqnaqsvinOq &amp;BAnu#caraqtOnuq-saMdiva$M | </w:t>
      </w:r>
    </w:p>
    <w:p w14:paraId="52CF458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aqsya SravO# naqdya# ssaqpta bi#Brati | </w:t>
      </w:r>
    </w:p>
    <w:p w14:paraId="74AC2AA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dyAvAq</w:t>
      </w:r>
      <w:proofErr w:type="gramEnd"/>
      <w:r>
        <w:rPr>
          <w:color w:val="000000"/>
          <w:sz w:val="36"/>
          <w:szCs w:val="36"/>
          <w:lang w:bidi="hi-IN"/>
        </w:rPr>
        <w:t xml:space="preserve"> kShAmA# pRuthiqvI da#r.SaqtaM ~Mvapu#H | </w:t>
      </w:r>
    </w:p>
    <w:p w14:paraId="0BEC5EB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aqsmE sU$ryA candraqmasA#-&amp;BiqcakShE$ | </w:t>
      </w:r>
    </w:p>
    <w:p w14:paraId="05FA98F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SraqddhEka-mi#ndra caratO vicartuqraM || 76</w:t>
      </w:r>
    </w:p>
    <w:p w14:paraId="79CB8A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pUqrvAqpaqraM ca#ratO mAqya yaiqtau | SiSUq krIDa#ntauq pari#yAtO adhvaqraM | viSvA$nyaqnyO Buva#nA &amp;BiqcaShTE$ | RuqtUnaqnyO viqdadha#jjAyatEq puna#H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hira#NyavarNAqH Suca#yaH pAvaqkA yAsAq(gm)q rAjA$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yAsAM$ dEqvA SSiqvEna# mAq cakShu#ShA paSyata | </w:t>
      </w:r>
    </w:p>
    <w:p w14:paraId="1088AA1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ApO# BaqdrA Aditpa#SyAmi | 77</w:t>
      </w:r>
    </w:p>
    <w:p w14:paraId="65F2222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14037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concised Mantra is formed by adding the First word/part from thE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r w:rsidR="001B542F">
        <w:rPr>
          <w:color w:val="000000"/>
          <w:sz w:val="36"/>
          <w:szCs w:val="36"/>
          <w:lang w:bidi="hi-IN"/>
        </w:rPr>
        <w:t>arrive</w:t>
      </w:r>
      <w:r>
        <w:rPr>
          <w:color w:val="000000"/>
          <w:sz w:val="36"/>
          <w:szCs w:val="36"/>
          <w:lang w:bidi="hi-IN"/>
        </w:rPr>
        <w:t xml:space="preserve"> at the above concised Mantra. It is more appropriate to chant the full version as given belpow. Please refer to your Guru for any clarifications/Explanations.</w:t>
      </w:r>
    </w:p>
    <w:p w14:paraId="3BD4A30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77FE8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hira#NyavarNAqH Suca#yaH pAvaqkA yAsu# jAqtaH kaqSyapOq yAsvindra#H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aqgniMyA~M garBaM# dadhiqrE virU#pAqstA naq ApaqSSa(gg) syOqnA Ba#vantu || </w:t>
      </w:r>
    </w:p>
    <w:p w14:paraId="3107CB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ab/>
      </w:r>
    </w:p>
    <w:p w14:paraId="131D56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yAsAq(gm)q rAjAq varu#NOq yAtiq madhyE# satyAnRuqtE a#vaqpaSyaMq janA#nAM |</w:t>
      </w:r>
    </w:p>
    <w:p w14:paraId="6788B4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maqdhuqScutaq-SSuca#yOq yAH pA#vaqkAstA naq ApaqSSa(gg) syOqnA Ba#vantu || 77a</w:t>
      </w:r>
    </w:p>
    <w:p w14:paraId="0276730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28A81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yAsAM$ dEqvA diqvi kRuqNvanti# BaqkShayyA aqntari#kShE bahuqdhA Bava#nti |</w:t>
      </w:r>
    </w:p>
    <w:p w14:paraId="53C569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yAH pRu#thiqvIM paya#sOqndanti# SuqkrAstA naq ApaqSSa(gg) syOqnA Ba#vantu || </w:t>
      </w:r>
    </w:p>
    <w:p w14:paraId="576F25F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E10ED4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SiqvEna# mAq cakShu#ShA paSyatApa SSiqvayA# taqnuvOpa# spRuSataq tvaca#M mE |</w:t>
      </w:r>
    </w:p>
    <w:p w14:paraId="4A6B36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sarvA(gm)# aqgnI(gm) ra#PsuqShadO# huvE vOq mayiq varcOq balaqmOjOq nidha#tta || 77b</w:t>
      </w:r>
    </w:p>
    <w:p w14:paraId="0E221BE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9661E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ApO# BaqdrA GRuqtamidApa# Asu raqgnIShO mau# biBraqtyApaq ittAH | tIqvrO rasO# madhuqprRucA#-mara~ggaqma AmA$ prAqNEna# saqhavarca# sAgann | </w:t>
      </w:r>
    </w:p>
    <w:p w14:paraId="1D37096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71760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Aditpa#SyA myuqtavA# SRuNOqmyAmAq GOShO# gacCatiq vA~gna# AsAM | manyE# BEjAqnO aqmRuta#syaq tarhiq hira#NyavarNAq atRu#paM ~MyaqdA va#H | 77c</w:t>
      </w:r>
    </w:p>
    <w:p w14:paraId="12C91BA6" w14:textId="34E9FFB2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12" w:author="Microsoft account" w:date="2026-09-20T15:02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297214">
        <w:rPr>
          <w:color w:val="000000"/>
          <w:sz w:val="36"/>
          <w:szCs w:val="36"/>
          <w:lang w:bidi="hi-IN"/>
        </w:rPr>
        <w:t>Expansion 77a appearing in TS 5.6.1.1</w:t>
      </w:r>
    </w:p>
    <w:p w14:paraId="48365884" w14:textId="10032B9B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13" w:author="Microsoft account" w:date="2026-09-20T15:02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297214">
        <w:rPr>
          <w:color w:val="000000"/>
          <w:sz w:val="36"/>
          <w:szCs w:val="36"/>
          <w:lang w:bidi="hi-IN"/>
        </w:rPr>
        <w:t>Expansion 77b appearing in TS 5.6.1.2</w:t>
      </w:r>
    </w:p>
    <w:p w14:paraId="67EE960B" w14:textId="64AC87E9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14" w:author="Microsoft account" w:date="2026-09-20T15:02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297214">
        <w:rPr>
          <w:color w:val="000000"/>
          <w:sz w:val="36"/>
          <w:szCs w:val="36"/>
          <w:lang w:bidi="hi-IN"/>
        </w:rPr>
        <w:t>Expansion 77c appearing in TS.5.6.1.4</w:t>
      </w:r>
    </w:p>
    <w:p w14:paraId="46FF18E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6A7DB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1.34</w:t>
      </w:r>
      <w:r>
        <w:rPr>
          <w:color w:val="000000"/>
          <w:sz w:val="36"/>
          <w:szCs w:val="36"/>
          <w:lang w:bidi="hi-IN"/>
        </w:rPr>
        <w:tab/>
        <w:t>nAsadAsIya sUktaM</w:t>
      </w:r>
    </w:p>
    <w:p w14:paraId="67662A6D" w14:textId="49E6F519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15" w:author="Microsoft account" w:date="2026-09-20T15:03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297214">
        <w:rPr>
          <w:color w:val="000000"/>
          <w:sz w:val="36"/>
          <w:szCs w:val="36"/>
          <w:lang w:bidi="hi-IN"/>
        </w:rPr>
        <w:t>TB 2.8.9.3 to TB 2.8.9.7 for Para 78 to 81</w:t>
      </w:r>
    </w:p>
    <w:p w14:paraId="557679F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nAsa#dAsIqnnO sadA#sIttaqdAnI$M | nAsIqdrajOq nO vyO#mA-paqrOyat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kimA va#rIvaqH kuhaqkasyaq Sarmann# | aBaMqH kimA#sIqd-gaha#naM gaBIqraM || 78</w:t>
      </w:r>
    </w:p>
    <w:p w14:paraId="3D32589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na mRuqtyu-raqmRutaqM tar.hiq na | rAtri#yAq ahna# AsIt prakEqtaH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AnI#da vAqta(gg) svaqdhayAq tadEka$M | tasmA$ddhAqnyan na paqraH kiMcaqnAsa# |</w:t>
      </w:r>
    </w:p>
    <w:p w14:paraId="4F7E755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tama# AsIq-ttama#sA gUqDhamagrE$ prakEqtaM | saqliqla(gm) sarva# mA iqdaM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tuqcCE nAqBvapi#hitaMq ~MyadAsI$t | tama#saqs tanma#hiqnA jA#yaqtaika$M |</w:t>
      </w:r>
    </w:p>
    <w:p w14:paraId="4168A9E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kAmaqstadagrEq sama#varttaqtAdhi# | mana#sOq rEta#H prathaqmaM ~MyadAsI$t || 79</w:t>
      </w:r>
    </w:p>
    <w:p w14:paraId="674AE3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FB0507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saq tO bandhuqmasa#tiq nira#vindann | </w:t>
      </w:r>
    </w:p>
    <w:p w14:paraId="3EFCADC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hRuqdi-praqtIShyA# kaqvayO# manIqShA |</w:t>
      </w:r>
    </w:p>
    <w:p w14:paraId="7EA40CD3" w14:textId="2383FCF1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tiqraqScInOq</w:t>
      </w:r>
      <w:proofErr w:type="gramEnd"/>
      <w:r>
        <w:rPr>
          <w:color w:val="000000"/>
          <w:sz w:val="36"/>
          <w:szCs w:val="36"/>
          <w:lang w:bidi="hi-IN"/>
        </w:rPr>
        <w:t xml:space="preserve"> vita#tO raqSmi-rE#ShAM | </w:t>
      </w:r>
      <w:r w:rsidR="00B51F25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aqdha</w:t>
      </w:r>
      <w:r w:rsidR="00B51F25">
        <w:rPr>
          <w:color w:val="000000"/>
          <w:sz w:val="36"/>
          <w:szCs w:val="36"/>
          <w:lang w:bidi="hi-IN"/>
        </w:rPr>
        <w:t xml:space="preserve">s </w:t>
      </w:r>
      <w:r>
        <w:rPr>
          <w:color w:val="000000"/>
          <w:sz w:val="36"/>
          <w:szCs w:val="36"/>
          <w:lang w:bidi="hi-IN"/>
        </w:rPr>
        <w:t>svi#dAqsI(3) duqpari#svidAsI(3)t |</w:t>
      </w:r>
    </w:p>
    <w:p w14:paraId="768CF0D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rEqtOqdhA A#san mahiqmAna# Asann | </w:t>
      </w:r>
    </w:p>
    <w:p w14:paraId="17FF46A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svaqdhA aqvastAqt praya#tiH paqrastA$t |</w:t>
      </w:r>
    </w:p>
    <w:p w14:paraId="3745A46C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kO aqddhA vE#daqka iqha pravO#cat | </w:t>
      </w:r>
    </w:p>
    <w:p w14:paraId="05C1887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kutaq AjA#tAq kuta# iqyaM ~MvisRu#ShTiH |</w:t>
      </w:r>
    </w:p>
    <w:p w14:paraId="6C9D37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aqrvAg dEqvA aqsya viqsarja#nAya | </w:t>
      </w:r>
    </w:p>
    <w:p w14:paraId="665927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athAq kO vE#daq yata# A baqBUva# || 80</w:t>
      </w:r>
    </w:p>
    <w:p w14:paraId="055AFD5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B6957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iqyaM ~MvisRu#ShTiqr yata# AbaqBUva# |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yadi# vA daqdhE yadi# vAq na |</w:t>
      </w:r>
    </w:p>
    <w:p w14:paraId="0D91481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aqsyAddhya#kShaH paraqmE vyO#mann |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sO aq~ggavE#daq yadi# vAq na vEda# |</w:t>
      </w:r>
    </w:p>
    <w:p w14:paraId="1988050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ki(gg)sviqdvanaMq ka uqsa vRuqkSha A#sIt |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yatOq dyAvA#pRuthiqvI ni#ShTataqkShuH |</w:t>
      </w:r>
    </w:p>
    <w:p w14:paraId="1235D9D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manI#ShiNOq mana#sA pRuqcCatEduqtat | yadaqddhyati#ShThaqd Buva#nAni dhAqrayann# | </w:t>
      </w:r>
    </w:p>
    <w:p w14:paraId="36F340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brahmaqvanaMq brahmaq sa vRuqkSha A#sIt |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 xml:space="preserve">yatOq dyAvA#pRuthiqvI ni#ShTataqkShuH || </w:t>
      </w:r>
    </w:p>
    <w:p w14:paraId="2D0928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manI#ShiNOq mana#sAq vibra#vImi vaH | </w:t>
      </w:r>
    </w:p>
    <w:p w14:paraId="53647D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brahmAqddhyati#ShThaqd Buva#nAni dhAqrayann# | 81</w:t>
      </w:r>
    </w:p>
    <w:p w14:paraId="513A717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A1EEBB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1.35</w:t>
      </w:r>
      <w:r>
        <w:rPr>
          <w:color w:val="000000"/>
          <w:sz w:val="36"/>
          <w:szCs w:val="36"/>
          <w:lang w:bidi="hi-IN"/>
        </w:rPr>
        <w:tab/>
        <w:t>BAgya sUktaM</w:t>
      </w:r>
    </w:p>
    <w:p w14:paraId="1F44D7DE" w14:textId="3C5598CC" w:rsidR="00297214" w:rsidRDefault="00897A9D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16" w:author="Microsoft account" w:date="2026-09-20T15:03:00Z">
        <w:r>
          <w:rPr>
            <w:color w:val="000000"/>
            <w:sz w:val="36"/>
            <w:szCs w:val="36"/>
            <w:lang w:bidi="hi-IN"/>
          </w:rPr>
          <w:t>&lt;/inline&gt;</w:t>
        </w:r>
      </w:ins>
      <w:r w:rsidR="00297214">
        <w:rPr>
          <w:color w:val="000000"/>
          <w:sz w:val="36"/>
          <w:szCs w:val="36"/>
          <w:lang w:bidi="hi-IN"/>
        </w:rPr>
        <w:t>TB 2.8.9.7 to TB 2.8.9.9 for Para 82 to 84</w:t>
      </w:r>
    </w:p>
    <w:p w14:paraId="2F1A2F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prAqtaraqgniM prAqtarindra(gm)# havAmahE |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prAqtar miqtrA varu#NA prAqtaraqSvinA$ |</w:t>
      </w:r>
    </w:p>
    <w:p w14:paraId="1A8CB4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prAqtar BagaM# pUqShaNaMq brahma#Naqspati$M | prAqtassOma# muqta ruqdra(gm) hu#vEma || </w:t>
      </w:r>
    </w:p>
    <w:p w14:paraId="22E47A3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praqtaqrjitaMq Baga#muqgra(gm) hu#vEma |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 xml:space="preserve">vaqyaM puqtramadi#tEqryO vi#dhaqrttA | </w:t>
      </w:r>
    </w:p>
    <w:p w14:paraId="323176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AqdhraSciqdyaM manya#mAna-stuqraSci#t |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rAjA# ciqdyaM BagaM# BaqkShItyAha# || 82</w:t>
      </w:r>
    </w:p>
    <w:p w14:paraId="2EA9987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B4AA5B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BagaqpraNE#taqr-Bagaqsatya#rAdhaH | BagEqmAM dhiyaqmuda#vaq dada#nnaH | BagaqpraNO# janayaq gOBiqraSvai$H | Bagaq pranRuBi#r nRuqvanta#ssyAma || </w:t>
      </w:r>
    </w:p>
    <w:p w14:paraId="39C4DFF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uqtEdAnIMq Baga#vantassyAma | uqta prapiqtva uqta maddhyEq ahnA$M | uqtOdi#tA maGavaqnth-sUrya#sya | vaqyaM dEqvAnA(gm)# sumaqtau syA#ma || </w:t>
      </w:r>
    </w:p>
    <w:p w14:paraId="50D1935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Baga# Eqva Baga#vA(gm) astu dEvAH | tEna# vaqyaM Baga#vanta ssyAma | 83</w:t>
      </w:r>
    </w:p>
    <w:p w14:paraId="130E9E2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D598A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tantvA# Bagaq sarvaq ijjO#havImi | sanO# Baga pura EqtA Ba#vEqha || sama#dhvaqrA-yOqShasO#&amp;namanta | daqdhiqkrAvE#vaq Suca#yE paqdAya# | </w:t>
      </w:r>
    </w:p>
    <w:p w14:paraId="474D324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aqrvAqcIqnaM ~Mva#suqvidaMq Baga#nnaH | ratha#miqvASvA# vAqjinaq Ava#hantu || </w:t>
      </w:r>
    </w:p>
    <w:p w14:paraId="778DB2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aSvA#vatIqr gOma#tIr na uqShAsa#H | vIqrava#tIq-ssada#mucCantu BaqdrAH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GRuqtaM duhA#nA viqSvataqH prapI#nAH | yUqyaM pA#ta svaqstiBiq-ssadA#naH || 84 (25)</w:t>
      </w:r>
    </w:p>
    <w:p w14:paraId="11FEAAF0" w14:textId="64A16ECF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1.36</w:t>
      </w:r>
      <w:r>
        <w:rPr>
          <w:color w:val="000000"/>
          <w:sz w:val="36"/>
          <w:szCs w:val="36"/>
          <w:lang w:bidi="hi-IN"/>
        </w:rPr>
        <w:tab/>
      </w:r>
      <w:ins w:id="17" w:author="Microsoft account" w:date="2026-09-20T15:03:00Z">
        <w:r w:rsidR="00897A9D">
          <w:rPr>
            <w:color w:val="000000"/>
            <w:sz w:val="36"/>
            <w:szCs w:val="36"/>
            <w:lang w:bidi="hi-IN"/>
          </w:rPr>
          <w:t xml:space="preserve"> </w:t>
        </w:r>
      </w:ins>
      <w:r>
        <w:rPr>
          <w:color w:val="000000"/>
          <w:sz w:val="36"/>
          <w:szCs w:val="36"/>
          <w:lang w:bidi="hi-IN"/>
        </w:rPr>
        <w:t xml:space="preserve">nakShatra </w:t>
      </w:r>
      <w:proofErr w:type="gramStart"/>
      <w:r>
        <w:rPr>
          <w:color w:val="000000"/>
          <w:sz w:val="36"/>
          <w:szCs w:val="36"/>
          <w:lang w:bidi="hi-IN"/>
        </w:rPr>
        <w:t>sUktaM(</w:t>
      </w:r>
      <w:proofErr w:type="gramEnd"/>
      <w:r>
        <w:rPr>
          <w:color w:val="000000"/>
          <w:sz w:val="36"/>
          <w:szCs w:val="36"/>
          <w:lang w:bidi="hi-IN"/>
        </w:rPr>
        <w:t>vAkyaM)</w:t>
      </w:r>
    </w:p>
    <w:p w14:paraId="71F08709" w14:textId="0AEDCC1F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T.B</w:t>
      </w:r>
      <w:del w:id="18" w:author="Microsoft account" w:date="2026-09-20T15:09:00Z">
        <w:r w:rsidDel="00EC5C16">
          <w:rPr>
            <w:color w:val="000000"/>
            <w:sz w:val="36"/>
            <w:szCs w:val="36"/>
            <w:lang w:bidi="hi-IN"/>
          </w:rPr>
          <w:delText>.</w:delText>
        </w:r>
      </w:del>
      <w:ins w:id="19" w:author="Microsoft account" w:date="2026-09-20T15:09:00Z">
        <w:r w:rsidR="00EC5C16">
          <w:rPr>
            <w:color w:val="000000"/>
            <w:sz w:val="36"/>
            <w:szCs w:val="36"/>
            <w:lang w:bidi="hi-IN"/>
          </w:rPr>
          <w:t xml:space="preserve"> </w:t>
        </w:r>
      </w:ins>
      <w:r>
        <w:rPr>
          <w:color w:val="000000"/>
          <w:sz w:val="36"/>
          <w:szCs w:val="36"/>
          <w:lang w:bidi="hi-IN"/>
        </w:rPr>
        <w:t>3.1.1.1 to T.B</w:t>
      </w:r>
      <w:del w:id="20" w:author="Microsoft account" w:date="2026-09-20T15:09:00Z">
        <w:r w:rsidDel="00EC5C16">
          <w:rPr>
            <w:color w:val="000000"/>
            <w:sz w:val="36"/>
            <w:szCs w:val="36"/>
            <w:lang w:bidi="hi-IN"/>
          </w:rPr>
          <w:delText>.</w:delText>
        </w:r>
      </w:del>
      <w:ins w:id="21" w:author="Microsoft account" w:date="2026-09-20T15:10:00Z">
        <w:r w:rsidR="00EC5C16">
          <w:rPr>
            <w:color w:val="000000"/>
            <w:sz w:val="36"/>
            <w:szCs w:val="36"/>
            <w:lang w:bidi="hi-IN"/>
          </w:rPr>
          <w:t xml:space="preserve"> </w:t>
        </w:r>
      </w:ins>
      <w:r>
        <w:rPr>
          <w:color w:val="000000"/>
          <w:sz w:val="36"/>
          <w:szCs w:val="36"/>
          <w:lang w:bidi="hi-IN"/>
        </w:rPr>
        <w:t>3.1.3.3, for para 85 to 112</w:t>
      </w:r>
    </w:p>
    <w:p w14:paraId="337959E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1.nakShatraM - kRuttikA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agniH</w:t>
      </w:r>
    </w:p>
    <w:p w14:paraId="517AFA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aqgnirna#H pAtuq kRutti#kAH | nakSha#traM dEqvami#ndriqyaM | iqdamA#sAM-~MvicakShaqNaM | </w:t>
      </w:r>
    </w:p>
    <w:p w14:paraId="75D632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haqvirAqsan ju#hOtana | yasyaq BAnti# raqSmayOq yasya# kEqtava#H | yasyEqmA viSvAq Buva#nAniq sarvA$ | sa kRutti#kA BiraqBi-saqm~MvasA#naH | </w:t>
      </w:r>
    </w:p>
    <w:p w14:paraId="354A612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aqgnirnO# dEqvassu#viqtE da#dhAtu || 1</w:t>
      </w:r>
    </w:p>
    <w:p w14:paraId="017E05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AB689D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 nakShatraM - rOhiNI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prajApatiH</w:t>
      </w:r>
    </w:p>
    <w:p w14:paraId="27D241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praqjApa#tE rOhiqNI vE#tuq patnI$ | viqSvarU#pA bRuhaqtI ciqtraBA#nuH | 85</w:t>
      </w:r>
    </w:p>
    <w:p w14:paraId="483A602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 nO# yaqj~jasya# suviqtE da#dhAtu | yathAq jIvE#ma SaqradaqssavI#rAH | rOqhiqNI dEqvyuda#gAt puqrastA$t | viSvA# rUqpANi# pratiqmOda#mAnA | praqjApa#ti(gm) haqviShA# vaqrdhaya#ntI | priqyA dEqvAnAq-mupa#yAtu yaqj~jaM || 2</w:t>
      </w:r>
    </w:p>
    <w:p w14:paraId="0287787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24F4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3.nakShatraM - mRugaSIr.ShaH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sOmaH</w:t>
      </w:r>
    </w:p>
    <w:p w14:paraId="7EC49DBA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sOmOq rAjA# mRugaSIqraq.ShENaq Agann# | </w:t>
      </w:r>
    </w:p>
    <w:p w14:paraId="57E3E77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SiqvaM nakSha#traM priqyama#syaq dhAma# | </w:t>
      </w:r>
    </w:p>
    <w:p w14:paraId="5D34E7F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AqpyAya#mAnO bahuqqdhA janE#Shu | rEtaH# praqjAM ~Myaja#mAnE dadhAtu | 86</w:t>
      </w:r>
    </w:p>
    <w:p w14:paraId="51B335E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yattEq nakSha#traM mRugaSIqrq.Shamasti# | priqya(gm) rA#jan priqyata#maM priqyANA$M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tasmai# tE sOma haqviShA# vidhEma | Sanna# Edhi dviqpadEq SaMcatu#ShpadE || 3 </w:t>
      </w:r>
    </w:p>
    <w:p w14:paraId="6328F7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4. nakShatraM - ArdrA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rudraH</w:t>
      </w:r>
    </w:p>
    <w:p w14:paraId="35B7557B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AqrdrayA# ruqdraH pratha#mA na Eti | </w:t>
      </w:r>
    </w:p>
    <w:p w14:paraId="555719A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SrEShThO# dEqvAnAMq pati#raGniqyAnA$M | </w:t>
      </w:r>
    </w:p>
    <w:p w14:paraId="097F66C6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nakSha#tramasya haqviShA# vidhEma | </w:t>
      </w:r>
    </w:p>
    <w:p w14:paraId="7796644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naH# praqjA(gm) rI#riShaqn mOta vIqrAn | </w:t>
      </w:r>
    </w:p>
    <w:p w14:paraId="5F91503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hEqtI ruqdrasyaq pari#NO vRuNaktu | AqrdrA nakSha#traM juShatA(gm) haqvirna#H | 87</w:t>
      </w:r>
    </w:p>
    <w:p w14:paraId="64BFC4D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praqmuq~jcamA#nau duriqtAniq viSvA$ | apAqGaSa(gm)# sannu-datAqmarA#tiM || 4</w:t>
      </w:r>
    </w:p>
    <w:p w14:paraId="2BF065E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81D5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5.nakShatraM - punarvasu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aditiH</w:t>
      </w:r>
    </w:p>
    <w:p w14:paraId="4FEBBBB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puna#rnO dEqvyadi#tiH spRuNOtu | puna#rvasU naHq punaqrEtA$M ~Myaqj~jaM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puna#rnO dEqvA aqBiya#ntuq sarvE$ | punaH# punarvO haqviShA# yajAmaH | EqvA na dEqvyadi#tiranaqrvA | viSva#sya BaqrtrI jaga#taH pratiqShThA | puna#rvasU haqviShA# vaqrdhaya#ntI | priqyaM dEqvAnAq-mapyE#tuq pAthaH# || 5 (88)</w:t>
      </w:r>
    </w:p>
    <w:p w14:paraId="218CA48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B91D6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6.nakShatraM - puShyaH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bRuhaspatiH</w:t>
      </w:r>
    </w:p>
    <w:p w14:paraId="14D7CF80" w14:textId="5BCF9FDC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bRuhaqspatiH# prathaqma~jjAya#mAnaH | tiqShya#M nakSha#tramaqBi saMba#BUva | SrEShThO# dEqvAnAMq pRuta#nAsu jiqShNuH | diSO nuq sarvAq aBa#yannO astu | tiqShyaH# puqrastA#duqta ma#dhyaqtO naH# | bRuhaqspati#r naqH pari#pAtu paqScAt | bAdhE# tAqn dvEShOq aBa#yaM kRuNutAM | suqvIrya#syaq pata#ya</w:t>
      </w:r>
      <w:r w:rsidR="00F40F69">
        <w:rPr>
          <w:color w:val="000000"/>
          <w:sz w:val="36"/>
          <w:szCs w:val="36"/>
          <w:lang w:bidi="hi-IN"/>
        </w:rPr>
        <w:t xml:space="preserve">s </w:t>
      </w:r>
      <w:r>
        <w:rPr>
          <w:color w:val="000000"/>
          <w:sz w:val="36"/>
          <w:szCs w:val="36"/>
          <w:lang w:bidi="hi-IN"/>
        </w:rPr>
        <w:t>syAma || 6</w:t>
      </w:r>
    </w:p>
    <w:p w14:paraId="36400E7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7777BE" w14:textId="77777777" w:rsidR="00183EB2" w:rsidRDefault="00183EB2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C399A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 nakShatraM -ASrEShaM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sarpAH</w:t>
      </w:r>
    </w:p>
    <w:p w14:paraId="58EFB2D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iqda(gm) saqrpEByO# haqvira#stuq juShTa$M | AqSrEqShA yEShA# manuqyantiq cEtaH# | 89</w:t>
      </w:r>
    </w:p>
    <w:p w14:paraId="7EACD3B1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yE aqntari#kShaM pRuthiqvIM-kShiqyanti# | </w:t>
      </w:r>
    </w:p>
    <w:p w14:paraId="47423B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tEna# ssaqrpAsOq havaqmAga#miShThAH | </w:t>
      </w:r>
    </w:p>
    <w:p w14:paraId="52F4E74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yE rO#caqnE sUryaqsyApi# saqrpAH | yE divaM# dEqvI-manu#saq~jcara#nti | yEShA#mASrEqShA a#nuqyantiq kAma$M | tEBya#-ssaqrpEByOq madhu#-majjuhOmi || 7 </w:t>
      </w:r>
    </w:p>
    <w:p w14:paraId="185A277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5A9372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8.nakShatraM - maGA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pitaraH</w:t>
      </w:r>
    </w:p>
    <w:p w14:paraId="57B4D5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upa#hUtAH piqtarOq yE maqGAsu# | manO#javasa-ssuqkRuta#-ssukRuqtyAH | tE nOq nakSha#trEq havaqmAga#miShThAH | svaqdhABi#r yaqj~jaM praya#taM juShantAM | 90</w:t>
      </w:r>
    </w:p>
    <w:p w14:paraId="4F72CB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yE a#gnidaqgdhA yE&amp;na#gni-dagdhAH | yE#&amp;mu~MlOqkaM piqtaraH# kShiqyanti# | </w:t>
      </w:r>
    </w:p>
    <w:p w14:paraId="01EAA9C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yA(gg)Sca# viqdmayA(gm) u# caq na pra#viqdma | </w:t>
      </w:r>
    </w:p>
    <w:p w14:paraId="228075B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maqGAsu# yaqj~ja(gm) sukRu#taM juShantAM || 8</w:t>
      </w:r>
    </w:p>
    <w:p w14:paraId="352FA97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854AD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9.nakShatraM - pUrvaPalgu#nI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aryamA</w:t>
      </w:r>
    </w:p>
    <w:p w14:paraId="149509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gavAMq patiqH Palgu#nI-nAmasiq tvaM | tada#r^^yaman varuNa mitraq cAru# | taMtvA# vaqya(gm) sa#niqtAra(gm)# sanIqnAM | jIqvA jIva#ntaqmupaq sam~Mvi#SEma | yEnEqmA viSvAq Buva#nAniq sa~jji#tA | yasya# dEqvA a#nusaq~Myyantiq cEtaH# | 91</w:t>
      </w:r>
    </w:p>
    <w:p w14:paraId="34A0F71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aqryaqmA rAjAq&amp;jaraqstu vi#ShmAn | </w:t>
      </w:r>
    </w:p>
    <w:p w14:paraId="1E33BFA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Palgu#nInA-mRuShaqBO rO#ravIti || 9</w:t>
      </w:r>
    </w:p>
    <w:p w14:paraId="424D264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C24C7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10.nakShatraM - uttara Pa#lgunI</w:t>
      </w:r>
      <w:r>
        <w:rPr>
          <w:color w:val="000000"/>
          <w:sz w:val="36"/>
          <w:szCs w:val="36"/>
          <w:lang w:bidi="hi-IN"/>
        </w:rPr>
        <w:tab/>
        <w:t>dEvatA - BagaH</w:t>
      </w:r>
    </w:p>
    <w:p w14:paraId="4CFD66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SrEShThO# dEqvAnAM$ BagavO BagAsi | tattvA# viduqH Palgu#nIq-stasya# vittAt | </w:t>
      </w:r>
    </w:p>
    <w:p w14:paraId="3041BA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aqsmaBya#M-kShaqtramaqjara(gm)# suqvIrya$M | gOmaqdaSva#-vaqdupaqsannu#-dEqha | </w:t>
      </w:r>
    </w:p>
    <w:p w14:paraId="64A6150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BagO#ha dAqtA Bagaq itpra#dAqtA | BagO# dEqvIH Palgu#nIq-rAvi#vESa | BagaqsyEttaM pra#saqvaM ga#mEma | yatra# dEqvai-ssa#dhaqmAdaM# madEma | || 10/ 92</w:t>
      </w:r>
    </w:p>
    <w:p w14:paraId="528210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2CB5F1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11.nakShatraM - hastaH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savita</w:t>
      </w:r>
    </w:p>
    <w:p w14:paraId="2F0BCE4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AyA#tu dEqva-ssa#viqtO pa#yAtu | hiqraqNyayE#na suqvRutAq rathE#na | vahaqnaq. hasta(gm)# suqBagaM# ~MvidmaqnApa#saM | praqyacCa#ntaMq papu#riMq puNyaqmacCa#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hastaqH praya#cCa tvaqmRutaMq ~MvasI#yaH | dakShi#NEnaq prati#gRuBNIma Enat |</w:t>
      </w:r>
    </w:p>
    <w:p w14:paraId="72F6046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dAqtAra#-maqdya sa#viqtA vi#dEya | yO nOq hastA#ya prasuqvAti# yaqj~jaM || 11</w:t>
      </w:r>
    </w:p>
    <w:p w14:paraId="63132E7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1E995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12. nakShatraM - citrA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tvaShTA</w:t>
      </w:r>
    </w:p>
    <w:p w14:paraId="290E5B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tvaShTAq nakSha#tra-maqByE#ti ciqtrAM | suqBa(gm) sa#saM-~Myuvaqti(gm) rOca#mAnAM | 93</w:t>
      </w:r>
    </w:p>
    <w:p w14:paraId="26EAC54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niqvEqSaya#nnaq-mRutAqn martyA(gg)#Sca |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 xml:space="preserve">rUqpANi# piq(gm)qSan Buva#nAniq viSvA$ | </w:t>
      </w:r>
    </w:p>
    <w:p w14:paraId="17A0327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tannaqstvaShTAq tadu# ciqtrA vica#ShTAM | tannakSha#traM BUriqdA a#stuq mahya$M | </w:t>
      </w:r>
    </w:p>
    <w:p w14:paraId="77BD56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tannaH# praqjAM ~MvIqrava#tI(gm) sanOtu | gOBi#rnOq aSvaiq-ssama#naktu yaqj~jaM || 12</w:t>
      </w:r>
    </w:p>
    <w:p w14:paraId="35B7C03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555A8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13.nakShatraM - svAtI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vAyuH</w:t>
      </w:r>
    </w:p>
    <w:p w14:paraId="167F3D32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vAqyur nakSha#tra-maqByE#tiq niShTyA$M | </w:t>
      </w:r>
    </w:p>
    <w:p w14:paraId="2A5B719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tiqgmaSRuM#gO vRuShaqBO rOru#vANaH | </w:t>
      </w:r>
    </w:p>
    <w:p w14:paraId="1120AFA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saqmIqrayaqn Buva#nA mAtaqriSvA$ | apaq dvEShA(gm)#si nudatAqmarA#tIH | 94</w:t>
      </w:r>
    </w:p>
    <w:p w14:paraId="2E005E2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tannO# vAqyastaduq niShTyA# SrRuNOtu | tannakSha#traM BUriqdA a#stuq mahya$M | </w:t>
      </w:r>
    </w:p>
    <w:p w14:paraId="5F29FED9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tannO# dEqvAsOq anu# jAnantuq kAma$M | </w:t>
      </w:r>
    </w:p>
    <w:p w14:paraId="6922B9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yathAq tarE#ma duriqtAniq viSvA$ || 13 </w:t>
      </w:r>
    </w:p>
    <w:p w14:paraId="743348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65D18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14.nakShatraM - viSAKA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indrAgnIH</w:t>
      </w:r>
    </w:p>
    <w:p w14:paraId="5323EB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dUqra-maqsmacCatra#vO yantu BIqtAH | tadi#ndrAqgnI kRu#NutAMq tad viSA#KE | tannO# dEqvA anu#madantu yaqj~jaM | paqScAt puqrastAq-daBa#yannO astu | </w:t>
      </w:r>
    </w:p>
    <w:p w14:paraId="240AB3A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nakSha#trANAq-madhi#patnIq viSA#KE | SrEShThA#-vindrAqgnI Buva#nasya gOqpau | 95</w:t>
      </w:r>
    </w:p>
    <w:p w14:paraId="499AA9F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viShU#caq-SSatrU#napaqbAdha#mAnau | apaqkShudha#-nnudatAqmarA#tiM | || 14 </w:t>
      </w:r>
    </w:p>
    <w:p w14:paraId="4D7842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8BB3B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15. paurNamAsi</w:t>
      </w:r>
    </w:p>
    <w:p w14:paraId="1F7A1A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pUqrNA paqScAduqta pUqrNA puqrastA$t | unma#dhyaqtaH pau$rNamAqsI ji#gAya | </w:t>
      </w:r>
    </w:p>
    <w:p w14:paraId="2A5DEBE3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tasyAM$ dEqvA adhi# saqm~Mvasa#ntaH | </w:t>
      </w:r>
    </w:p>
    <w:p w14:paraId="702F2E2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uqttaqmE nAka# iqha mA#dayantAM | </w:t>
      </w:r>
    </w:p>
    <w:p w14:paraId="5D0B052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pRuqthvI suqvarcA# yuvaqti-ssaqjOShA$H | pauqrNaqmAqsyuda#gAq-cCOBa#mAnA | </w:t>
      </w:r>
    </w:p>
    <w:p w14:paraId="0AD0B7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AqpyAqya-ya#ntI duriqtAniq viSvA$ | </w:t>
      </w:r>
    </w:p>
    <w:p w14:paraId="0411152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uqruM duhAMq ya~Mja#mAnAya yaqj~jaM || 15/96 (26)</w:t>
      </w:r>
    </w:p>
    <w:p w14:paraId="1E65CCD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70331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16.nakShatraM - anUrAdhA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mitraH</w:t>
      </w:r>
    </w:p>
    <w:p w14:paraId="6565C5A9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RuqddhyAsma# haqvyair nama#sOpaqsadya# | </w:t>
      </w:r>
    </w:p>
    <w:p w14:paraId="0C5CD45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miqtraM dEqvaM mi#traqdhEya#nnO astu | </w:t>
      </w:r>
    </w:p>
    <w:p w14:paraId="604ACF51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aqnUqrAqdhAn. haqviShA# vaqrddhaya#ntaH | </w:t>
      </w:r>
    </w:p>
    <w:p w14:paraId="31003B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SaqtaM jI#vEma SaqradaqssavI#rAH | </w:t>
      </w:r>
    </w:p>
    <w:p w14:paraId="71003E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ciqtraM-nakSha#traq-muda#gAt puqrastA$t | aqnUqrAqdhAsaq itiq yad vada#nti | </w:t>
      </w:r>
    </w:p>
    <w:p w14:paraId="316DEF8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tanmiqtra E#ti paqthiBi#r dEvaqyAnai$H | hiqraqNyayaiqr vita#tai-raqntari#kShE || 16 </w:t>
      </w:r>
    </w:p>
    <w:p w14:paraId="618B3C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58D89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17.nakShatraM - jyEShThA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indraH</w:t>
      </w:r>
    </w:p>
    <w:p w14:paraId="11DD646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indrO$ jyEqShThA manuq nakSha#tramEti |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yasmi#n vRuqtraM ~MvRu#traq tUryE# taqtAra# | 97</w:t>
      </w:r>
    </w:p>
    <w:p w14:paraId="756276E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tasmi#n vaqya-maqmRutaMq duhA#nAH | kShudha#ntarEmaq duri#tiMq duri#ShTiM | </w:t>
      </w:r>
    </w:p>
    <w:p w14:paraId="5D7926F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puqraqndaqrAya# vRuShaqBAya# dhRuqShNavE$ | aShA#DhAyaq saha#mAnAya mIqDhuShE$ | </w:t>
      </w:r>
    </w:p>
    <w:p w14:paraId="0BD85C2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indrA#ya jyEqShThA madhu#maqdduhA#nA |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 xml:space="preserve">uqruM kRu#NOtuq yaja#mAnAya lOqkaM || 17 </w:t>
      </w:r>
    </w:p>
    <w:p w14:paraId="0653DA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FD98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18.nakShatraM - mUlaM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prajApatiH</w:t>
      </w:r>
    </w:p>
    <w:p w14:paraId="70CC8E8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mUlaM</w:t>
      </w:r>
      <w:proofErr w:type="gramEnd"/>
      <w:r>
        <w:rPr>
          <w:color w:val="000000"/>
          <w:sz w:val="36"/>
          <w:szCs w:val="36"/>
          <w:lang w:bidi="hi-IN"/>
        </w:rPr>
        <w:t># praqjAM ~MvIqrava#tIM ~MvidEya | parA$cyEtuq nir.Ru#tiH parAqcA | gOBiqr nakSha#traM paqSuBiq-ssama#ktaM | aha#r BUyAqd yaja#mAnAyaq mahya$M | 98</w:t>
      </w:r>
    </w:p>
    <w:p w14:paraId="72845BC1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aha#rnO aqdya su#viqtE da#dhAtu | </w:t>
      </w:r>
    </w:p>
    <w:p w14:paraId="5AC0FA6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mUlaMq nakSha#traqmitiq yad vada#nti | </w:t>
      </w:r>
    </w:p>
    <w:p w14:paraId="3853A5BA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parA#</w:t>
      </w:r>
      <w:proofErr w:type="gramEnd"/>
      <w:r>
        <w:rPr>
          <w:color w:val="000000"/>
          <w:sz w:val="36"/>
          <w:szCs w:val="36"/>
          <w:lang w:bidi="hi-IN"/>
        </w:rPr>
        <w:t xml:space="preserve">cIM ~MvAqcA nir.Ru#tiM nudAmi | </w:t>
      </w:r>
    </w:p>
    <w:p w14:paraId="7C0995A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SiqvaM praqjAyai# Siqvama#stuq mahya$M || 18</w:t>
      </w:r>
    </w:p>
    <w:p w14:paraId="16BF13A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B614A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19.nakShatraM - pUrvAShADhA</w:t>
      </w:r>
      <w:r>
        <w:rPr>
          <w:color w:val="000000"/>
          <w:sz w:val="36"/>
          <w:szCs w:val="36"/>
          <w:lang w:bidi="hi-IN"/>
        </w:rPr>
        <w:tab/>
        <w:t>dEvatA - ApaH</w:t>
      </w:r>
    </w:p>
    <w:p w14:paraId="1E7AAF5C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diqvyA ApaqH paya#sA saMbaBUqvuH | </w:t>
      </w:r>
    </w:p>
    <w:p w14:paraId="63A60E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 aqntari#kSha uqta pArtthi#vIqryAH |</w:t>
      </w:r>
    </w:p>
    <w:p w14:paraId="7477BF5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yAsA#maShAqDhA a#nuqyantiq kAma$M | tA naq ApaqH Sa(gg) syOqnA Ba#vantu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yAScaq kUpyAq yASca# nAqdyA$-ssamuqdriyA$H | yASca# vaiSaqntIruqta prA#saqcIryAH | 99 </w:t>
      </w:r>
    </w:p>
    <w:p w14:paraId="30F3E916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yAsA#maShAqDhA madhu# BaqkShaya#nti | </w:t>
      </w:r>
    </w:p>
    <w:p w14:paraId="1841B64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 naq ApaqH Sa(gg) syOqnA Ba#vantu || 19 </w:t>
      </w:r>
    </w:p>
    <w:p w14:paraId="2BFB827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AC9B91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20.nakShatraM - uttarAShADhA</w:t>
      </w:r>
      <w:r>
        <w:rPr>
          <w:color w:val="000000"/>
          <w:sz w:val="36"/>
          <w:szCs w:val="36"/>
          <w:lang w:bidi="hi-IN"/>
        </w:rPr>
        <w:tab/>
        <w:t xml:space="preserve">dEvatA - viSvEdEvaH </w:t>
      </w:r>
    </w:p>
    <w:p w14:paraId="57CDC23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tannOq viSvEq upa# SRuNvantu dEqvAH | tada#ShAqDhA aqBi sam~Mya#ntu yaqj~jaM | </w:t>
      </w:r>
    </w:p>
    <w:p w14:paraId="0BA016A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tannakSha#traM prathatAM paqSuByaH# | kRuqShir vRuqShTir yaja#mAnAya kalpatAM | </w:t>
      </w:r>
    </w:p>
    <w:p w14:paraId="17914B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SuqBrAH kaqnyA# yuvaqtaya#-ssuqpESa#saH | kaqrmaqkRuta#-ssuqkRutO# vIqryA#vatIH | </w:t>
      </w:r>
    </w:p>
    <w:p w14:paraId="3C0D10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viSvA$n dEqvAn. haqviShA# vaqrddhaya#ntIH | </w:t>
      </w:r>
    </w:p>
    <w:p w14:paraId="5C3F175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aqShAqDhAH kAmaq mupa#yAntu yaqj~jaM || 20/100</w:t>
      </w:r>
    </w:p>
    <w:p w14:paraId="7B6FC6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1F82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21.nakShatraM - aBijida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brahmA</w:t>
      </w:r>
    </w:p>
    <w:p w14:paraId="75D3E7F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yasmiqn brahmAq&amp;Byaja#yaqth sarva#mEqtat | aqmu~jca# lOqka miqdamU#caq sarva$M| </w:t>
      </w:r>
    </w:p>
    <w:p w14:paraId="5D7733C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tannOq nakSha#tra-maBiqjid viqjitya# | Sriya#M dadhAqtvahRu#NIyamAnaM | uqBau lOqkau brahma#NAq sa~jji#tEqmau | tannOq nakSha#tra-maBiqjid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vica#ShTAM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tasmi#n vaqyaM pRuta#nAq ssaMja#yEma | tannO# dEqvAsOq anu#jAnantuq kAma$M || 21</w:t>
      </w:r>
    </w:p>
    <w:p w14:paraId="410AC1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4B97A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22.nakShatraM - SravaNaM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dEvatA - viShNuH </w:t>
      </w:r>
    </w:p>
    <w:p w14:paraId="6AA85C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SRuqNvanti# SrOqNA-maqmRuta#sya gOqpAM | </w:t>
      </w:r>
    </w:p>
    <w:p w14:paraId="57ED4D5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puNyA#masyAq upa#SRuNOmiq vAca$M | 101</w:t>
      </w:r>
    </w:p>
    <w:p w14:paraId="45BC8A06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maqhIM dEqvIM ~MviShNu#patnI majUqryAM | </w:t>
      </w:r>
    </w:p>
    <w:p w14:paraId="6D07E15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praqtIcI# mEnA(gm) haqviShA# yajAmaH | </w:t>
      </w:r>
    </w:p>
    <w:p w14:paraId="625CCCA7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trEqdhA viShNu#-rurugAqyO vica#kramE | </w:t>
      </w:r>
    </w:p>
    <w:p w14:paraId="1D23FA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maqhIM divaM# pRuthiqvI-maqntari#kShaM |</w:t>
      </w:r>
    </w:p>
    <w:p w14:paraId="085B9BB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tacCrOqNaitiq Srava#-iqcCamA#nA | </w:t>
      </w:r>
    </w:p>
    <w:p w14:paraId="3D72AF5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puNyaq(gg)q SlOkaMq ~Myaja#mAnAya kRuNvaqtI || 22 </w:t>
      </w:r>
    </w:p>
    <w:p w14:paraId="73BDD5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4BB40B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23.nakShatraM - SraviShTA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vasavaH</w:t>
      </w:r>
    </w:p>
    <w:p w14:paraId="2EAE717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aqShTau dEqvA vasa#vassOqmyAsaH# | </w:t>
      </w:r>
    </w:p>
    <w:p w14:paraId="7544AD6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cata#srO dEqvI raqjarAqH Sravi#ShThAH | </w:t>
      </w:r>
    </w:p>
    <w:p w14:paraId="66BD8FA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yaqj~jaM pA$ntuq raja#saH paqrastA$t | </w:t>
      </w:r>
    </w:p>
    <w:p w14:paraId="113CD2E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saqm~MvaqthsaqrINa#-maqmRuta(gg)# svaqsti | 102</w:t>
      </w:r>
    </w:p>
    <w:p w14:paraId="6573F4E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yaqj~jaM naH# pAntuq vasa#vaH puqrastA$t | daqkShiqNaqtO#-&amp;Biya#ntuq Sravi#ShThAH | </w:t>
      </w:r>
    </w:p>
    <w:p w14:paraId="2C8848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puNyaqnnakSha#tramaqBi sam~Mvi#SAma | mA nOq arA#ti-raqGaSaq(gm)q sAgann# || 23</w:t>
      </w:r>
    </w:p>
    <w:p w14:paraId="035E6B8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84F8EE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24.nakShatraM - SataBiShak</w:t>
      </w:r>
      <w:r>
        <w:rPr>
          <w:color w:val="000000"/>
          <w:sz w:val="36"/>
          <w:szCs w:val="36"/>
          <w:lang w:bidi="hi-IN"/>
        </w:rPr>
        <w:tab/>
        <w:t>dEvatA - varuNaH</w:t>
      </w:r>
    </w:p>
    <w:p w14:paraId="7F2925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kShaqtrasyaq rAjAq varu#NO&amp;dhirAqjaH | nakSha#trANA(gm) SaqtaBi#Shaqg vasi#ShThaH | </w:t>
      </w:r>
    </w:p>
    <w:p w14:paraId="68814EB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tau dEqvEByaH# kRuNutO dIqrGamAyuH# | Saqta(gm) saqhasrA# BEShaqjAni# dhattaH | yaqj~jannOq rAjAq varu#Naq upa#yAtu | tannOq viSvE# aqBisam~Mya#ntu dEqvAH | 103</w:t>
      </w:r>
    </w:p>
    <w:p w14:paraId="43B53DC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tannOq nakSha#tra(gm) SaqtaBi#Shag juShAqNaM | dIqrGamAyuqH prati#rad BEShaqjAni# || 24 </w:t>
      </w:r>
    </w:p>
    <w:p w14:paraId="1B0F2A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E4D13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25.nakShatraM - pUrvaprOShThapadA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ajayEkapAdaH</w:t>
      </w:r>
    </w:p>
    <w:p w14:paraId="783BF94F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aqja Eka#pAq-duda#gAt puqrastA$t | viSvA# BUqtAni# pratiq mOda#mAnaH | tasya# dEqvAH pra#saqvaM ~Mya#ntiq sarvE$ | prOqShThaqpaqdAsO# aqmRuta#sya gOqpAH | viqBrAja#mAna-ssamidhAqna uqgraH | </w:t>
      </w:r>
    </w:p>
    <w:p w14:paraId="2FD837F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A&amp;ntari#kSha-maruhaqda-gaqndyAM | </w:t>
      </w:r>
    </w:p>
    <w:p w14:paraId="14E811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ta(gm) sUrya#M dEqva-maqjamEka#pAdaM | prOqShThaqpaqdAsOq anu#yantiq sarvE$ || 25 / 104</w:t>
      </w:r>
    </w:p>
    <w:p w14:paraId="25E389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1343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26.nakShatraM - uttaraprOShThapadA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ahirbuddhniyaH</w:t>
      </w:r>
    </w:p>
    <w:p w14:paraId="6F00BF56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ahi# rbuqddhniyaqH pratha#mAna Eti | </w:t>
      </w:r>
    </w:p>
    <w:p w14:paraId="0AB9301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SrEShThO# dEqvAnA#muqta mAnu#ShANAM | </w:t>
      </w:r>
    </w:p>
    <w:p w14:paraId="7D77BBB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taM brA$hmaqNA-ssO#maqpA-ssOqmyAsaH# | prOqShThaqpaqdAsO# aqBira#kShantiq sarvE$ | </w:t>
      </w:r>
    </w:p>
    <w:p w14:paraId="7568A2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caqtvAraq Eka#maqBi karma# dEqvAH | prOqShThaqpaqdAsaq itiq yAn. vada#nti | </w:t>
      </w:r>
    </w:p>
    <w:p w14:paraId="4A3BB9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buqddhaniyaM# pariqShadya(gg)# stuqvantaH# | ahi(gm)# rakShantiq nama#sOpaqsadya# || 26 </w:t>
      </w:r>
    </w:p>
    <w:p w14:paraId="70404C1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DB3B9A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27.nakShatraM - rEvatI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pUShA</w:t>
      </w:r>
    </w:p>
    <w:p w14:paraId="22E6884D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pUqShA rEqvatyanvE#tiq panthA$M | </w:t>
      </w:r>
    </w:p>
    <w:p w14:paraId="0107A7D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puqShTiqpatI# paSuqpA vAja#bastyau | 105</w:t>
      </w:r>
    </w:p>
    <w:p w14:paraId="1DBEFA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iqmAni# haqvyA praya#tA juShAqNA | suqgairnOq yAnaiqrupa#yAtAM ~Myaqj~jaM | </w:t>
      </w:r>
    </w:p>
    <w:p w14:paraId="429597AB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kShuqdrAn paqSUn ra#kShatu rEqvatI# naH | </w:t>
      </w:r>
    </w:p>
    <w:p w14:paraId="7FE860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gAvO# nOq aSvAq(gm)q anvE#tu pUqShA | </w:t>
      </w:r>
    </w:p>
    <w:p w14:paraId="10D7CE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annaq(gm)q rakSha#ntau bahuqqdhA virU#paM | vAja(gm)# sanutAMq ~Myaja#mAnAya yaqj~jaM || 27</w:t>
      </w:r>
    </w:p>
    <w:p w14:paraId="4219FFE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A7B475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 nakShatraM - aSvinI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aSvinI dEva</w:t>
      </w:r>
    </w:p>
    <w:p w14:paraId="666CA9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tadaqSvinA#-vaSvaqyujOpa#yAtAM | SuBaq~ggami#ShThau suqyamE#BiqraSvai$H | </w:t>
      </w:r>
    </w:p>
    <w:p w14:paraId="71A3E6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svannakSha#tra(gm) haqviShAq yaja#ntau | madhvAq saMpRu#ktauq yaju#ShAq sama#ktau | 106</w:t>
      </w:r>
    </w:p>
    <w:p w14:paraId="37C399E8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yau dEqvAnA$M BiqShajau# havyavAqhau | </w:t>
      </w:r>
    </w:p>
    <w:p w14:paraId="65F42F8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viSva#sya dUqtA-vaqmRuta#sya gOqpau | </w:t>
      </w:r>
    </w:p>
    <w:p w14:paraId="63D0042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tau nakSha#traM-jujuShAqNO-pa#yAtAM | namOq&amp;SviByAM$ kRuNumO-&amp;SvaqyugByA$M || 28</w:t>
      </w:r>
    </w:p>
    <w:p w14:paraId="3E3BB87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20697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29.nakShatraM - apaBaraNI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dEvatA - yamaH</w:t>
      </w:r>
    </w:p>
    <w:p w14:paraId="3A7B224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apa# pAqpmAnaMq Bara#NIr Barantu | tad yaqmO rAjAq Baga#vAqnq. vica#ShTAM | lOqkasyaq rAjA# mahaqtO maqhAn. hi | suqgannaqH panthAqmaBa#yaM kRuNOtu | </w:t>
      </w:r>
    </w:p>
    <w:p w14:paraId="20DF81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yasmiqn nakSha#trE yaqma Etiq rAjA$ | yasmi#nnEna-maqByaShiM#canta dEqvAH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tada#sya ciqtra(gm) haqviShA# yajAma | apa# pAqpmAnaMq Bara#NIr Barantu || 29 </w:t>
      </w:r>
    </w:p>
    <w:p w14:paraId="396C2E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4E83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30.amAvAsi</w:t>
      </w:r>
    </w:p>
    <w:p w14:paraId="0D1CFCA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niqvESa#nIq yattE# dEqvA ada#dhuH |</w:t>
      </w:r>
    </w:p>
    <w:p w14:paraId="2C145BF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19FF4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concised Mantra is formed by adding the First word/part from thE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r w:rsidR="001B542F">
        <w:rPr>
          <w:color w:val="000000"/>
          <w:sz w:val="36"/>
          <w:szCs w:val="36"/>
          <w:lang w:bidi="hi-IN"/>
        </w:rPr>
        <w:t>arrive</w:t>
      </w:r>
      <w:r>
        <w:rPr>
          <w:color w:val="000000"/>
          <w:sz w:val="36"/>
          <w:szCs w:val="36"/>
          <w:lang w:bidi="hi-IN"/>
        </w:rPr>
        <w:t xml:space="preserve"> at the above concised Mantra. It is more appropriate to chant the full version as given belpow. Please refer to your Guru for any clarifications/Explanations.</w:t>
      </w:r>
    </w:p>
    <w:p w14:paraId="146254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B5478A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niqvESa#nI saq~ggama#nIq vasU#nAMq ~MviSvA# rUqpANiq vasU$nyA-vEqSaya#ntI | saqhaqsraqpOqSha(gm) suqBagAq rarA#NAq sA naq Agaqn varca#sA sam~MvidAqnA |</w:t>
      </w:r>
    </w:p>
    <w:p w14:paraId="12A671CC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yattE# dEqvA ada#dhur BAgaqdhEyaq-mamA#vAsyE </w:t>
      </w:r>
    </w:p>
    <w:p w14:paraId="166856A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saqm~Mvasa#ntO mahiqtvA | </w:t>
      </w:r>
    </w:p>
    <w:p w14:paraId="3BD04F2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sA nO# yaqj~jaM pi#pRuhi viSvavArE raqyinnO# dhEhi suBagE suqvIraM$ || 30/107 (27)</w:t>
      </w:r>
    </w:p>
    <w:p w14:paraId="417A78B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TS 3.5.1.1</w:t>
      </w:r>
    </w:p>
    <w:p w14:paraId="1276F37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867831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31.candramA</w:t>
      </w:r>
    </w:p>
    <w:p w14:paraId="361CAE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navO# navO Bavatiq jAya#mAnOq yamA#diqtyA aq(gm)qSumA$-pyAqyaya#nti |</w:t>
      </w:r>
    </w:p>
    <w:p w14:paraId="056B813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849B79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concised Mantra is formed by adding the First word/part from thE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r w:rsidR="001B542F">
        <w:rPr>
          <w:color w:val="000000"/>
          <w:sz w:val="36"/>
          <w:szCs w:val="36"/>
          <w:lang w:bidi="hi-IN"/>
        </w:rPr>
        <w:t>arrive</w:t>
      </w:r>
      <w:r>
        <w:rPr>
          <w:color w:val="000000"/>
          <w:sz w:val="36"/>
          <w:szCs w:val="36"/>
          <w:lang w:bidi="hi-IN"/>
        </w:rPr>
        <w:t xml:space="preserve"> at the above concised Mantra. It is more appropriate to chant the full version as given belpow. Please refer to your Guru for any clarifications/Explanations.</w:t>
      </w:r>
    </w:p>
    <w:p w14:paraId="0F13BDD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66D9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navO# navO Bavatiq jAya#mAqnO&amp;hnA$M kEqtu-ruqShasA# mEqtyagrE$ |</w:t>
      </w:r>
    </w:p>
    <w:p w14:paraId="1BB652B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BAqgaM dEqvEByOq vida#dhAtyAqyan pracaqndramA$stirati dIqrGamAyu#H |</w:t>
      </w:r>
    </w:p>
    <w:p w14:paraId="3C8F2C2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yamA#diqtyA aq(gm)qSumA$pyAqyaya#ntiq yamakShi#taq-makShi#tayaqH piba#nti |</w:t>
      </w:r>
    </w:p>
    <w:p w14:paraId="5B9E154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tEna# nOq rAjAq varu#NOq bRuhaqspatiq rApyA#yayantuq Buva#nasya gOqpAH |</w:t>
      </w:r>
    </w:p>
    <w:p w14:paraId="5AA262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9DA3C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TS 2.4.14.1</w:t>
      </w:r>
    </w:p>
    <w:p w14:paraId="14A0E90E" w14:textId="77777777" w:rsidR="00297214" w:rsidRDefault="00297214" w:rsidP="00183EB2">
      <w:pPr>
        <w:pStyle w:val="NoSpacing"/>
        <w:rPr>
          <w:lang w:bidi="hi-IN"/>
        </w:rPr>
      </w:pPr>
    </w:p>
    <w:p w14:paraId="7C1976C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32. ahO rAtrI</w:t>
      </w:r>
    </w:p>
    <w:p w14:paraId="77EFA9EE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yE virU#pEq sama#nasA saqm~Mvyaya#ntI | </w:t>
      </w:r>
    </w:p>
    <w:p w14:paraId="4056FB4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saqmAqnaM tantuM# paritA-taqnAtE$ |</w:t>
      </w:r>
    </w:p>
    <w:p w14:paraId="63F2E1A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viqBU praqBU a#nuqBU viqSvatO# huvE | tE nOq nakSha#trEq havaqmAga#mEtaM |</w:t>
      </w:r>
    </w:p>
    <w:p w14:paraId="77C8B8F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vaqyaM dEqvI brahma#NA sam~MvidAqnAH | suqratnA#sO dEqvavI#tiMq dadhA#nAH | 108</w:t>
      </w:r>
    </w:p>
    <w:p w14:paraId="6A6C8CA8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aqhOqrAqtrE haqviShA# vaqrddhaya#ntaH | </w:t>
      </w:r>
    </w:p>
    <w:p w14:paraId="615CFA6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ati# pAqpmAnaq-mati#muktyA gamEma || </w:t>
      </w:r>
    </w:p>
    <w:p w14:paraId="46FEEE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D0032A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33. uShA</w:t>
      </w:r>
    </w:p>
    <w:p w14:paraId="4BA341A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pratyu#va dRuSyAyaqtI | vyuqcCantI# duhiqtA diqvaH | </w:t>
      </w:r>
    </w:p>
    <w:p w14:paraId="5119699F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aqpO maqhI vRu#NutEq cakShu#ShA | </w:t>
      </w:r>
    </w:p>
    <w:p w14:paraId="56F5D2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tamOq jyOti#Sh-kRuNOti sUqnarI$ |</w:t>
      </w:r>
    </w:p>
    <w:p w14:paraId="2F891086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uduq striyA$ssacatEq sUrya#H | </w:t>
      </w:r>
    </w:p>
    <w:p w14:paraId="384BB48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 cA# uqdyannakSha#tra marciqmat |</w:t>
      </w:r>
    </w:p>
    <w:p w14:paraId="4B5A7730" w14:textId="77777777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tavE du#ShOq vyuShiq sUrya#sya ca | </w:t>
      </w:r>
    </w:p>
    <w:p w14:paraId="689B50D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saMBaqktEna# gamEmahi || 109</w:t>
      </w:r>
    </w:p>
    <w:p w14:paraId="2979313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6278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34. nakShatraH </w:t>
      </w:r>
    </w:p>
    <w:p w14:paraId="41AA3F9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tannOq nakSha#tra marciqmat | BAqnuqmattEja# uqcCara#t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upa# yaqj~jamiqhAga#mat | </w:t>
      </w:r>
      <w:r w:rsidR="00183EB2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pranakSha#trAya dEqvAya# | indrAqyEndu(gm)# havAmahE | sa na# ssaviqtA su#vath saqniM | puqShTiqdAM ~MvIqrava#ttamaM ||</w:t>
      </w:r>
    </w:p>
    <w:p w14:paraId="3B55DEB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84D028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35. sUryaH</w:t>
      </w:r>
    </w:p>
    <w:p w14:paraId="6D676AF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uduqtyaM ciqtraM || </w:t>
      </w:r>
    </w:p>
    <w:p w14:paraId="337F18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D770A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concised Mantra is formed by adding the First word/part from thE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r w:rsidR="001B542F">
        <w:rPr>
          <w:color w:val="000000"/>
          <w:sz w:val="36"/>
          <w:szCs w:val="36"/>
          <w:lang w:bidi="hi-IN"/>
        </w:rPr>
        <w:t>arrive</w:t>
      </w:r>
      <w:r>
        <w:rPr>
          <w:color w:val="000000"/>
          <w:sz w:val="36"/>
          <w:szCs w:val="36"/>
          <w:lang w:bidi="hi-IN"/>
        </w:rPr>
        <w:t xml:space="preserve"> at the above concised Mantra. It is more </w:t>
      </w:r>
      <w:r>
        <w:rPr>
          <w:color w:val="000000"/>
          <w:sz w:val="36"/>
          <w:szCs w:val="36"/>
          <w:lang w:bidi="hi-IN"/>
        </w:rPr>
        <w:lastRenderedPageBreak/>
        <w:t>appropriate to chant the full version as given belpow. Please refer to your Guru for any clarifications/Explanations.</w:t>
      </w:r>
    </w:p>
    <w:p w14:paraId="3D094C3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BEF2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uduqtyaM jAqtavE#dasaM dEqvaM ~Mva#hanti kEqtava#H | dRuqSE viSvA#yaq sUrya$M |</w:t>
      </w:r>
    </w:p>
    <w:p w14:paraId="40722A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ciqtraM dEqvAnAq muda#gAqdanI#kaMq cakShu#r miqtrasyaq varu#NasyAqgnEH | 110</w:t>
      </w:r>
    </w:p>
    <w:p w14:paraId="76D7356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A&amp;prAq dyAvA#pRuqthivI aqntari#kShaqq sUrya# AqtmA jaga#tastaqsthuSha#Sca ||</w:t>
      </w:r>
    </w:p>
    <w:p w14:paraId="39292D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T.S.1.4.43.1</w:t>
      </w:r>
    </w:p>
    <w:p w14:paraId="7BCA1D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DDF8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36. aditiH</w:t>
      </w:r>
    </w:p>
    <w:p w14:paraId="4588C94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adi#tirna uruShyatu maqhImUqShu mAqtara$M || </w:t>
      </w:r>
    </w:p>
    <w:p w14:paraId="2B9E54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Below is the full text of the concised Mantra given in “italics” above. See notes above</w:t>
      </w:r>
    </w:p>
    <w:p w14:paraId="740D42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BC9D9F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adi#tirna uruShyaq-tvadi#tiqH Sarma# yacCatu | </w:t>
      </w:r>
    </w:p>
    <w:p w14:paraId="49BBCAD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adi#tiH pAqtva(gm) ha#saH ||</w:t>
      </w:r>
    </w:p>
    <w:p w14:paraId="4461B2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maqhImUqShu mAqtara(gm)# suvraqtAnA#-mRuqtasyaq patnIq mava#sE huvEma |</w:t>
      </w:r>
    </w:p>
    <w:p w14:paraId="731590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tuqviqkShaqtrA-maqjara#ntI murUqcI(gm) suqSarmA#Naq-madi#ti(gm) suqpraNI#tiM |</w:t>
      </w:r>
    </w:p>
    <w:p w14:paraId="1D454A2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T.S.1.5.11.5</w:t>
      </w:r>
    </w:p>
    <w:p w14:paraId="063A697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EC2B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 viShNuH</w:t>
      </w:r>
    </w:p>
    <w:p w14:paraId="445B4A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iqdaM ~MviShNuq pratadviShNu#H || </w:t>
      </w:r>
    </w:p>
    <w:p w14:paraId="7D47BC7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Below is the full text of the concised Mantra given in “italics” above. See notes above</w:t>
      </w:r>
    </w:p>
    <w:p w14:paraId="441618B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C000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iqdaM ~MviShNuqr vica#kramE trEqdhA nida#dhE paqdaM | samU#Dhamasya pA(gm) suqrE ||</w:t>
      </w:r>
    </w:p>
    <w:p w14:paraId="46CFA49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E9AD24" w14:textId="0A6687FF" w:rsidR="00183EB2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pratadviShNu#</w:t>
      </w:r>
      <w:r w:rsidR="00A747DC">
        <w:rPr>
          <w:color w:val="000000"/>
          <w:sz w:val="36"/>
          <w:szCs w:val="36"/>
          <w:lang w:bidi="hi-IN"/>
        </w:rPr>
        <w:t>s</w:t>
      </w:r>
      <w:r>
        <w:rPr>
          <w:color w:val="000000"/>
          <w:sz w:val="36"/>
          <w:szCs w:val="36"/>
          <w:lang w:bidi="hi-IN"/>
        </w:rPr>
        <w:t xml:space="preserve"> stavatE vIqryA#ya | </w:t>
      </w:r>
    </w:p>
    <w:p w14:paraId="6DA3FC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mRuqgO na BIqmaH ku#caqrO gi#riqShThAH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| </w:t>
      </w:r>
    </w:p>
    <w:p w14:paraId="4722F2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yasyOqruShu# triqShu viqkrama#NEShu | adhi#kShiqyantiq Buva#nAniq viSvA$ || 111</w:t>
      </w:r>
    </w:p>
    <w:p w14:paraId="22D0AD2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TS 1.2.13.1</w:t>
      </w:r>
    </w:p>
    <w:p w14:paraId="3A8F717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TB 2.4.3.4</w:t>
      </w:r>
    </w:p>
    <w:p w14:paraId="2C0069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DC1E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38. agniH</w:t>
      </w:r>
    </w:p>
    <w:p w14:paraId="6593AD7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aqgnir mUqrdhA Buva#H || </w:t>
      </w:r>
    </w:p>
    <w:p w14:paraId="6D73B8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Below is the full text of the concised Mantra given in “italics” above. See notes above.</w:t>
      </w:r>
    </w:p>
    <w:p w14:paraId="0B79FEC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22F46D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aqgnir mUqrdhA diqvaH kaqkutpati#H pRuthiqvyA aqyaM | </w:t>
      </w:r>
    </w:p>
    <w:p w14:paraId="4ABDBBA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aqpA(gm) rEtA(gm)#si jinvati ||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BuvO# yaqj~jasyaq raja#saSca nEqtA yatrA# niqyudBiqH saca#sE </w:t>
      </w:r>
    </w:p>
    <w:p w14:paraId="6BD531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SiqvABi#H | diqvi mUqrdhAnaM# dadhiShE suvaqrq.ShAM jiqhvAma#gnE cakRuShE havyaqvAha$M |</w:t>
      </w:r>
    </w:p>
    <w:p w14:paraId="6CD956B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T.S.4.4.4.1</w:t>
      </w:r>
    </w:p>
    <w:p w14:paraId="68E17D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88622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39. anumata</w:t>
      </w:r>
    </w:p>
    <w:p w14:paraId="642B202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anu#nOq-&amp;dyAnu#matiq-ranvida#numatEq tvaM ||</w:t>
      </w:r>
    </w:p>
    <w:p w14:paraId="657C6C4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Below is the full text of the concised Mantra given in “italics” above. See notes above.</w:t>
      </w:r>
    </w:p>
    <w:p w14:paraId="7152B4E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F335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anu#nOq&amp;dyAnu#mati ryaqj~jaM dEqvEShu# manyatAM | </w:t>
      </w:r>
    </w:p>
    <w:p w14:paraId="695ED8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aqgniSca# havyaqvAha#nOq Bava#tAM dAqSuShEq maya#H | </w:t>
      </w:r>
    </w:p>
    <w:p w14:paraId="76928E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7F739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anvida#numatEq tvaM manyA#saiq SaMca# naH kRudhi | </w:t>
      </w:r>
    </w:p>
    <w:p w14:paraId="0782A12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kratvEq dakShA#ya nO hinuq praNaq AyU(gm)#Shi tAriShaH |</w:t>
      </w:r>
      <w:r w:rsidR="00183EB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This Expansion is appearing in TS 3.3.11.3</w:t>
      </w:r>
    </w:p>
    <w:p w14:paraId="396D36A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D664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40. havyavAhaH (agniH)</w:t>
      </w:r>
    </w:p>
    <w:p w14:paraId="14CF204B" w14:textId="7B4ACA4A" w:rsidR="00297214" w:rsidRDefault="00B951A8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ins w:id="22" w:author="Microsoft account" w:date="2026-09-20T15:25:00Z">
        <w:r>
          <w:rPr>
            <w:color w:val="000000"/>
            <w:sz w:val="36"/>
            <w:szCs w:val="36"/>
            <w:lang w:bidi="hi-IN"/>
          </w:rPr>
          <w:t>&lt;i&gt;</w:t>
        </w:r>
      </w:ins>
      <w:proofErr w:type="gramStart"/>
      <w:r w:rsidR="00297214">
        <w:rPr>
          <w:color w:val="000000"/>
          <w:sz w:val="36"/>
          <w:szCs w:val="36"/>
          <w:lang w:bidi="hi-IN"/>
        </w:rPr>
        <w:t>haqvyaqvAhaq(</w:t>
      </w:r>
      <w:proofErr w:type="gramEnd"/>
      <w:r w:rsidR="00297214">
        <w:rPr>
          <w:color w:val="000000"/>
          <w:sz w:val="36"/>
          <w:szCs w:val="36"/>
          <w:lang w:bidi="hi-IN"/>
        </w:rPr>
        <w:t>gg)q svi#ShTaM ||</w:t>
      </w:r>
      <w:ins w:id="23" w:author="Microsoft account" w:date="2026-09-20T15:25:00Z">
        <w:r>
          <w:rPr>
            <w:color w:val="000000"/>
            <w:sz w:val="36"/>
            <w:szCs w:val="36"/>
            <w:lang w:bidi="hi-IN"/>
          </w:rPr>
          <w:t>&lt;/i&gt;</w:t>
        </w:r>
      </w:ins>
    </w:p>
    <w:p w14:paraId="6916AB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B74CF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Below is the full text of the concised Mantra given in “italics” above. See notes above</w:t>
      </w:r>
    </w:p>
    <w:p w14:paraId="04109A51" w14:textId="77777777" w:rsidR="00183EB2" w:rsidRDefault="00183EB2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FCCF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haqvyaqvAha#maBi-mAtiqShAha$M | raqkShOqhaNaMq pRuta#nAsu jiqShNuM |</w:t>
      </w:r>
    </w:p>
    <w:p w14:paraId="7CA58CB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jyOti#ShmantaMq dIdya#taMq pura#ndhiM | aqgni(gg) svi#ShTaq kRutaqmA hu#vEma |</w:t>
      </w:r>
    </w:p>
    <w:p w14:paraId="7614940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svi#ShTa magnE aqBitat pRu#NAhi | </w:t>
      </w:r>
    </w:p>
    <w:p w14:paraId="0E80F1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viSvA# dEvaq pRuta#nA aqBiShya |</w:t>
      </w:r>
    </w:p>
    <w:p w14:paraId="03B2CF3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uqrunnaqH panthA$M pradiqSan viBA#hi | </w:t>
      </w:r>
    </w:p>
    <w:p w14:paraId="7DC4D4C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jyOti#ShmaddhEhyaq jara#nnaq AyuH# || 112/28</w:t>
      </w:r>
    </w:p>
    <w:p w14:paraId="03231DE0" w14:textId="3937AA0C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TB 2.4.1.4</w:t>
      </w:r>
    </w:p>
    <w:p w14:paraId="753DD68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05C66D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1.37</w:t>
      </w:r>
      <w:r>
        <w:rPr>
          <w:color w:val="000000"/>
          <w:sz w:val="36"/>
          <w:szCs w:val="36"/>
          <w:lang w:bidi="hi-IN"/>
        </w:rPr>
        <w:tab/>
        <w:t>nakShatra upahOma mantrAH</w:t>
      </w:r>
    </w:p>
    <w:p w14:paraId="53E3316F" w14:textId="638B9F71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bookmarkStart w:id="24" w:name="_GoBack"/>
      <w:bookmarkEnd w:id="24"/>
      <w:r>
        <w:rPr>
          <w:color w:val="000000"/>
          <w:sz w:val="36"/>
          <w:szCs w:val="36"/>
          <w:lang w:bidi="hi-IN"/>
        </w:rPr>
        <w:t>T.B.3.1.4.1 to T.B.3.1.5.15 for full item N</w:t>
      </w:r>
      <w:ins w:id="25" w:author="Microsoft account" w:date="2026-09-20T15:13:00Z">
        <w:r w:rsidR="00171EB3">
          <w:rPr>
            <w:color w:val="000000"/>
            <w:sz w:val="36"/>
            <w:szCs w:val="36"/>
            <w:lang w:bidi="hi-IN"/>
          </w:rPr>
          <w:t>o</w:t>
        </w:r>
      </w:ins>
      <w:del w:id="26" w:author="Microsoft account" w:date="2026-09-20T15:13:00Z">
        <w:r w:rsidDel="00171EB3">
          <w:rPr>
            <w:color w:val="000000"/>
            <w:sz w:val="36"/>
            <w:szCs w:val="36"/>
            <w:lang w:bidi="hi-IN"/>
          </w:rPr>
          <w:delText>O</w:delText>
        </w:r>
      </w:del>
      <w:r>
        <w:rPr>
          <w:color w:val="000000"/>
          <w:sz w:val="36"/>
          <w:szCs w:val="36"/>
          <w:lang w:bidi="hi-IN"/>
        </w:rPr>
        <w:t xml:space="preserve">.1.37 </w:t>
      </w:r>
    </w:p>
    <w:p w14:paraId="4DEC40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 kRuttikA</w:t>
      </w:r>
    </w:p>
    <w:p w14:paraId="7B7510C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aqgnayEq svAhAq kRutti#kAByaq ssvAhA$ | </w:t>
      </w:r>
    </w:p>
    <w:p w14:paraId="55126F6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aqbAMyaiq svAhA# duqlAyaiq svAhA$ | </w:t>
      </w:r>
    </w:p>
    <w:p w14:paraId="3F49724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niqtaqtnyai svAhAq &amp;Braya#ntyaiq svAhA$ | </w:t>
      </w:r>
    </w:p>
    <w:p w14:paraId="7FB0F04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mEqGaya#</w:t>
      </w:r>
      <w:proofErr w:type="gramEnd"/>
      <w:r>
        <w:rPr>
          <w:color w:val="000000"/>
          <w:sz w:val="36"/>
          <w:szCs w:val="36"/>
          <w:lang w:bidi="hi-IN"/>
        </w:rPr>
        <w:t xml:space="preserve">ntyaiq svAhA# vaqrq.Shaya#ntyaiq svAhA$ | </w:t>
      </w:r>
    </w:p>
    <w:p w14:paraId="41FF4E6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cuqpuqNIkA#yaiq svAhA$ ||</w:t>
      </w:r>
    </w:p>
    <w:p w14:paraId="7A709C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 rOhiNI</w:t>
      </w:r>
    </w:p>
    <w:p w14:paraId="4D20044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praqjApa#tayEq svAhA# rOhiqNyai svAhA$ | </w:t>
      </w:r>
    </w:p>
    <w:p w14:paraId="6051ECCA" w14:textId="243E2ECD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rOca#mAnAyaiq svAhA$ praqjAByaq</w:t>
      </w:r>
      <w:r w:rsidR="00C66BB4">
        <w:rPr>
          <w:color w:val="000000"/>
          <w:sz w:val="36"/>
          <w:szCs w:val="36"/>
          <w:lang w:bidi="hi-IN"/>
        </w:rPr>
        <w:t>s</w:t>
      </w:r>
      <w:r>
        <w:rPr>
          <w:color w:val="000000"/>
          <w:sz w:val="36"/>
          <w:szCs w:val="36"/>
          <w:lang w:bidi="hi-IN"/>
        </w:rPr>
        <w:t xml:space="preserve"> svAhA$ || </w:t>
      </w:r>
    </w:p>
    <w:p w14:paraId="41F5F40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3.mRugaSI.r^^ShaH</w:t>
      </w:r>
    </w:p>
    <w:p w14:paraId="139F60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sOmA#yaq svAhA# mRugaSIqrq.ShAyaq svAhA$ | </w:t>
      </w:r>
    </w:p>
    <w:p w14:paraId="6448AB6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iqnvaqkAByaq ssvAhauSha#dhIByaq ssvAhA$ | </w:t>
      </w:r>
    </w:p>
    <w:p w14:paraId="52E5BED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rAqjyAyaq svAhAq-&amp;Biji#tyaiq svAhA$ || 113</w:t>
      </w:r>
    </w:p>
    <w:p w14:paraId="52D6AE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EC46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4. ArdrA </w:t>
      </w:r>
    </w:p>
    <w:p w14:paraId="536533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ruqdrAyaq svAhAq&amp;&amp;rdrAyaiq svAhA$ | </w:t>
      </w:r>
    </w:p>
    <w:p w14:paraId="6C8655A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pinva#mAnAyaiq svAhA# paqSuByaq ssvAhA$ ||</w:t>
      </w:r>
    </w:p>
    <w:p w14:paraId="788FDA5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B8990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 punarvasu</w:t>
      </w:r>
    </w:p>
    <w:p w14:paraId="61D325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adi#tyaiq svAhAq puna#rvasuByAM | </w:t>
      </w:r>
    </w:p>
    <w:p w14:paraId="7C41C54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svAhA BU$tyaiq svAhAq prajA$tyaiq svAhA$ || </w:t>
      </w:r>
    </w:p>
    <w:p w14:paraId="023944C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A104B0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6.puShyaH^</w:t>
      </w:r>
    </w:p>
    <w:p w14:paraId="0E1A2E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bRuhaqspata#yEq svAhA# tiqShyA#yaq svAhA$ | braqhmaqvaqrcaqsAyaq svAhA$ || </w:t>
      </w:r>
    </w:p>
    <w:p w14:paraId="1D76936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01CB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 ASrESha</w:t>
      </w:r>
    </w:p>
    <w:p w14:paraId="04E436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saqrpEByaq ssvAhA$ &amp;&amp;SrEqShAByaq ssvAhA$ | </w:t>
      </w:r>
    </w:p>
    <w:p w14:paraId="4218671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daqndaqSUkE$Byaq ssvAhA$ || </w:t>
      </w:r>
    </w:p>
    <w:p w14:paraId="3D38A6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504E2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 maGA</w:t>
      </w:r>
    </w:p>
    <w:p w14:paraId="40D3363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piqtRuByaq ssvAhA# maqGABya#H | </w:t>
      </w:r>
    </w:p>
    <w:p w14:paraId="01D4969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svAhA# &amp;naqGAByaq ssvAhA# &amp;gaqdAByaH# | </w:t>
      </w:r>
    </w:p>
    <w:p w14:paraId="53A286F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svAhA#rundhaqtIByaq ssvAhA$ || 114</w:t>
      </w:r>
    </w:p>
    <w:p w14:paraId="1D2140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BDD00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9.pUrva Pa#lgunI </w:t>
      </w:r>
    </w:p>
    <w:p w14:paraId="4FE1906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aqryaqmNE svAhAq Palgu#nIByAq(gg)q svAhA$ | </w:t>
      </w:r>
    </w:p>
    <w:p w14:paraId="1B6E8C2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paqSuByaq ssvAhA$ || </w:t>
      </w:r>
    </w:p>
    <w:p w14:paraId="7B0467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2FE9D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10. uttara Pa#lgunI</w:t>
      </w:r>
    </w:p>
    <w:p w14:paraId="2CE27B5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BagA#yaq svAhAq Palgu#nIByAq(gg)q svAhA$ | </w:t>
      </w:r>
    </w:p>
    <w:p w14:paraId="07A24DD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SraiShThyA#yaq svAhA$ || </w:t>
      </w:r>
    </w:p>
    <w:p w14:paraId="788FE7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B2CE8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11. hastaH </w:t>
      </w:r>
    </w:p>
    <w:p w14:paraId="3DAA2E2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saqviqtrE svAhAq hastA#ya | </w:t>
      </w:r>
    </w:p>
    <w:p w14:paraId="44B9FDA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svAhA# dadaqtE svAhA# pRuNaqtE | svAhA$ praqyacCa#tEq svAhA$ pratigRuBNaqtE svAhA$ ||</w:t>
      </w:r>
    </w:p>
    <w:p w14:paraId="2E4444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F6B8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12. citrA</w:t>
      </w:r>
    </w:p>
    <w:p w14:paraId="1301789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tvaShTrEq svAhA# ciqtrAyaiq svAhA$ | </w:t>
      </w:r>
    </w:p>
    <w:p w14:paraId="3A7B123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caitrA#yaq svAhA$ praqjAyaiq svAhA$ ||</w:t>
      </w:r>
    </w:p>
    <w:p w14:paraId="1E76A30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858C4E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13. svAti</w:t>
      </w:r>
    </w:p>
    <w:p w14:paraId="108643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vAqyavEq svAhAq niShTyA#yaiq svAhA$ | </w:t>
      </w:r>
    </w:p>
    <w:p w14:paraId="09C577F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kAqmaqcArA#yaq svAhAq &amp;Biji#tyaiq svAhA$ ||</w:t>
      </w:r>
    </w:p>
    <w:p w14:paraId="77975F0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262A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14. viSAKA</w:t>
      </w:r>
    </w:p>
    <w:p w14:paraId="2449786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iqndrAqgniByAq(gg)q svAhAq viSA#KAByAq(gg)q svAhA$ | SraiShThyA#yaq svAhAq &amp;Biji#tyaiq svAhA$ ||</w:t>
      </w:r>
    </w:p>
    <w:p w14:paraId="319BD02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8CEA0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15. paurNamAsi</w:t>
      </w:r>
    </w:p>
    <w:p w14:paraId="55FB70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pauqrNaqmAqsyai svAhAq kAmA#yaq svAhA ga#tyaiq svAhA$ || 115 (29)</w:t>
      </w:r>
    </w:p>
    <w:p w14:paraId="2A0D3E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2F47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16. anUrAdhA</w:t>
      </w:r>
    </w:p>
    <w:p w14:paraId="05DA552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miqtrAyaq svAhA#-&amp;nUrAqdhEByaq ssvAhA$ | </w:t>
      </w:r>
    </w:p>
    <w:p w14:paraId="2400B4B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miqtraqdhEyA#yaq svAhAq&amp;Biji#tyaiq svAhA$ ||</w:t>
      </w:r>
    </w:p>
    <w:p w14:paraId="4A20E51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0231D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17. jyEShThA</w:t>
      </w:r>
    </w:p>
    <w:p w14:paraId="4E3F21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indrA#yaq svAhA$ jyEqShThAyaiq svAhA$ | </w:t>
      </w:r>
    </w:p>
    <w:p w14:paraId="66E309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jyaiShThyA#yaq svAhAq-&amp;Biji#tyaiq svAhA$ ||</w:t>
      </w:r>
    </w:p>
    <w:p w14:paraId="2EF3F6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18. mUlaM</w:t>
      </w:r>
    </w:p>
    <w:p w14:paraId="603D630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praqjApa#tayEq svAhAq mUlA#yaq svAhA$ | praqjAyaiq svAhA$ ||</w:t>
      </w:r>
    </w:p>
    <w:p w14:paraId="2E0E03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AB96DE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19. pUrvAShADhA</w:t>
      </w:r>
    </w:p>
    <w:p w14:paraId="66B9B90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aqdBya ssvAhA# &amp;ShAqDhAByaq ssvAhA$ | </w:t>
      </w:r>
    </w:p>
    <w:p w14:paraId="7DFBAB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saqmuqdrAyaq svAhAq kAmA#yaq svAhA$ | </w:t>
      </w:r>
    </w:p>
    <w:p w14:paraId="3AF291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aqBiji#tyaiq svAhA$ || </w:t>
      </w:r>
    </w:p>
    <w:p w14:paraId="06BA42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86A5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20. uttarAShADhA</w:t>
      </w:r>
    </w:p>
    <w:p w14:paraId="7290B8F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viSvE$ByO dEqvEByaq ssvAhA# &amp;ShAqDhAByaq ssvAhA$ | </w:t>
      </w:r>
    </w:p>
    <w:p w14:paraId="3513F6B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aqnaqpaqjaqyyAyaq svAhAq jityaiq svAhA$ || 116</w:t>
      </w:r>
    </w:p>
    <w:p w14:paraId="59ED1D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8825EF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21. aBijit </w:t>
      </w:r>
    </w:p>
    <w:p w14:paraId="3C82E30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brahma#NEq svAhA# &amp;BiqjitEq svAhA$ | </w:t>
      </w:r>
    </w:p>
    <w:p w14:paraId="044B882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braqhmaqlOqkAyaq svAhAq &amp;Biji#tyaiq svAhA$ ||</w:t>
      </w:r>
    </w:p>
    <w:p w14:paraId="60B27A5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A0C03F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22. SravaNaM</w:t>
      </w:r>
    </w:p>
    <w:p w14:paraId="7A01FD7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viShNa#vEq svAhA$ SrOqNAyaiq svAhA$ | </w:t>
      </w:r>
    </w:p>
    <w:p w14:paraId="3964AD8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SlOkA#yaq svAhA$ SruqtAyaq svAhA$ || </w:t>
      </w:r>
    </w:p>
    <w:p w14:paraId="666291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646F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23. SraviShThA</w:t>
      </w:r>
    </w:p>
    <w:p w14:paraId="1E0713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vasu#Byaq ssvAhAq Sravi#ShThAByaq ssvAhA$ | </w:t>
      </w:r>
    </w:p>
    <w:p w14:paraId="1077CA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agrA#yaq svAhAq parI$tyaiq svAhA$ || </w:t>
      </w:r>
    </w:p>
    <w:p w14:paraId="5EA8A3B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9ECB5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24. SataBiShak</w:t>
      </w:r>
    </w:p>
    <w:p w14:paraId="14EC03E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varu#NAyaq svAhA# SaqtaBi#ShajEq svAhA$ | </w:t>
      </w:r>
    </w:p>
    <w:p w14:paraId="3D5F78D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BEqShaqjEByaq ssvAhA $ || </w:t>
      </w:r>
    </w:p>
    <w:p w14:paraId="12AB66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47A0FA0" w14:textId="77777777" w:rsidR="002A61EF" w:rsidRDefault="002A61E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B64ED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25. pUrva prOShThapadA</w:t>
      </w:r>
    </w:p>
    <w:p w14:paraId="11FB15D4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aqjAyaika#padEq svAhA$ prOShThapaqdEByaq </w:t>
      </w:r>
    </w:p>
    <w:p w14:paraId="68810E5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ssvAhA$ | 117</w:t>
      </w:r>
    </w:p>
    <w:p w14:paraId="3A0F7B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tEja#sEq svAhA$ brahmavarcaqsAyaq svAhA$ || </w:t>
      </w:r>
    </w:p>
    <w:p w14:paraId="7F09F51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0C7CD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26. uttara prOShThapadA</w:t>
      </w:r>
    </w:p>
    <w:p w14:paraId="461E76A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aha#yE buqdhniyA#yaq svAhA$ prOShThapaqdEByaq ssvAhA$ | paqtiqShThAyaiq svAhA$ ||</w:t>
      </w:r>
    </w:p>
    <w:p w14:paraId="19BB057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6CD786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27. rEvati</w:t>
      </w:r>
    </w:p>
    <w:p w14:paraId="0391D16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pUqShNE svAhA# rEqvatyaiq svAhA$ | </w:t>
      </w:r>
    </w:p>
    <w:p w14:paraId="0C1B342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paqSuByaq ssvAhA$ || </w:t>
      </w:r>
    </w:p>
    <w:p w14:paraId="0AACD74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CB4BC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 aSvinI</w:t>
      </w:r>
    </w:p>
    <w:p w14:paraId="492615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aqSviByAq(gg)q svAhA$ &amp;SvaqyugByAq(gg)q svAhA $| </w:t>
      </w:r>
    </w:p>
    <w:p w14:paraId="55089A3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SrOtrA#yaq svAhAq Srutyaiq svAhA$ || </w:t>
      </w:r>
    </w:p>
    <w:p w14:paraId="461256B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895F05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29. apaBaraNi</w:t>
      </w:r>
    </w:p>
    <w:p w14:paraId="3B3314F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yaqmAyaq svAhA# &amp;paqBara#NIByaq ssvAhA$ | </w:t>
      </w:r>
    </w:p>
    <w:p w14:paraId="31B871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rAqjyAyaq svAhAq &amp;Biji#tyaiq svAhA$ || </w:t>
      </w:r>
    </w:p>
    <w:p w14:paraId="0BEAA5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DF75B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30. amAvAsi</w:t>
      </w:r>
    </w:p>
    <w:p w14:paraId="6EB48C0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aqmaqvAqsyA#yaiq svAhAq kAmA#yaq svAhA &amp;&amp;ga#tyaiq svAhA$ || 118 (30)</w:t>
      </w:r>
    </w:p>
    <w:p w14:paraId="1F6BF2F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55615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31. candramA</w:t>
      </w:r>
    </w:p>
    <w:p w14:paraId="6583745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caqndrama#sEq svAhA$ pratIqdRuSyA#yaiq svAhA$ | </w:t>
      </w:r>
    </w:p>
    <w:p w14:paraId="7F12D02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aqhOqrAqtrEByaq ssvAhA$-&amp;rddhamAqsEByaq ssvAhA$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mAsE$Byaq ssvAhaqrtuByaq ssvAhA$ | saqvaM~MqthsaqrAyaq svAhA$ ||</w:t>
      </w:r>
    </w:p>
    <w:p w14:paraId="0FC8118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554C1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32. ahO rAtrI </w:t>
      </w:r>
    </w:p>
    <w:p w14:paraId="28543B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ahnEq svAhAq rAtri#yaiq svAhA$ | </w:t>
      </w:r>
    </w:p>
    <w:p w14:paraId="426F627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ati#muktyaiq svAhA$ || </w:t>
      </w:r>
    </w:p>
    <w:p w14:paraId="4620B0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23706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33. uShA </w:t>
      </w:r>
    </w:p>
    <w:p w14:paraId="3D9B76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uqShasEq svAhAq vyu#ShTyaiq svAhA$ | </w:t>
      </w:r>
    </w:p>
    <w:p w14:paraId="101E2C7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vyUqShuShyaiq svAhA$ vyuqcCantyaiq svAhA$ | </w:t>
      </w:r>
    </w:p>
    <w:p w14:paraId="709CF0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vyu#ShTAyaiq svAhA$ || </w:t>
      </w:r>
    </w:p>
    <w:p w14:paraId="4FB8CBD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F70F12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34. nakShatraH</w:t>
      </w:r>
    </w:p>
    <w:p w14:paraId="2AE0ADFA" w14:textId="736868F6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nakSha#trAyaq svAhO#dEShya</w:t>
      </w:r>
      <w:r w:rsidR="0041751E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tE svAhA$ | 119</w:t>
      </w:r>
    </w:p>
    <w:p w14:paraId="087F21D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uqdyaqtE svAhO-di#tAyaq svAhA$ | </w:t>
      </w:r>
    </w:p>
    <w:p w14:paraId="1043178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hara#sEq svAhAq Bara#sEq svAhA$ |</w:t>
      </w:r>
    </w:p>
    <w:p w14:paraId="78EA02E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BrAja#sEq svAhAq tEja#sEq svAhA$ | </w:t>
      </w:r>
    </w:p>
    <w:p w14:paraId="447F7ED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tapa#sEq svAhA$ brahmavarcaqsAyaq svAhA$ ||</w:t>
      </w:r>
    </w:p>
    <w:p w14:paraId="6A30D2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0074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35. sUryaH</w:t>
      </w:r>
    </w:p>
    <w:p w14:paraId="227659B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sUryA#yaq svAhAq nakSha#trEByaq ssvAhA$ | </w:t>
      </w:r>
    </w:p>
    <w:p w14:paraId="315B7F5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paqtiqShThAyaiq svAhA$ || </w:t>
      </w:r>
    </w:p>
    <w:p w14:paraId="1E31149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BF05CA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36. aditiH</w:t>
      </w:r>
    </w:p>
    <w:p w14:paraId="2F1EF3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adi#tyaiq svAhA$ pratiqShThAyaiq svAhA$ || </w:t>
      </w:r>
    </w:p>
    <w:p w14:paraId="5178A22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BF170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 viShNuH</w:t>
      </w:r>
    </w:p>
    <w:p w14:paraId="187609D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viShNa#vEq svAhA# yaqj~jAyaq svAhA$ | praqtiqShThAyaiq svAhA$ || 120</w:t>
      </w:r>
    </w:p>
    <w:p w14:paraId="036526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A858D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daqdhiqkrAvNNO# akAriShaM</w:t>
      </w:r>
    </w:p>
    <w:p w14:paraId="5087A9E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7.4.19.4 for para 121</w:t>
      </w:r>
    </w:p>
    <w:p w14:paraId="7F8E20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daqdhiqkrAvNNO# akAriShaM | jiqShNO raSva#sya vAqjina#H | </w:t>
      </w:r>
    </w:p>
    <w:p w14:paraId="0A75DBC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suqraqBi nOq muKA# karaqt | praNaq AyU(gm)#Shi tAriShat | ApOqhiShThA ma#yOqBuvaqstA na# UqrjE da#dhAtana | maqhE raNA#yaq cakSha#sE |</w:t>
      </w:r>
    </w:p>
    <w:p w14:paraId="667C60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va#SSiqvata#mOq rasaqstasya# BAjayatEq ha na#H | </w:t>
      </w:r>
    </w:p>
    <w:p w14:paraId="4C9FD19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uqSaqtIri#va mAqtara#H | tasmAq ara#~ggamAma vOq yasyaq kShayA#yaq jinva#tha | </w:t>
      </w:r>
    </w:p>
    <w:p w14:paraId="2A3992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ApO# jaqnaya#thA ca naH || 121 (32)</w:t>
      </w:r>
    </w:p>
    <w:p w14:paraId="7DC7A4C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0A70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1.38</w:t>
      </w:r>
      <w:r>
        <w:rPr>
          <w:color w:val="000000"/>
          <w:sz w:val="36"/>
          <w:szCs w:val="36"/>
          <w:lang w:bidi="hi-IN"/>
        </w:rPr>
        <w:tab/>
        <w:t>varuNa sUktaM</w:t>
      </w:r>
    </w:p>
    <w:p w14:paraId="7E9B9BF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(TS 1.5.11.3) </w:t>
      </w:r>
    </w:p>
    <w:p w14:paraId="32BC8CB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udu#ttaqmaM ~Mva#ruNaq pASa#maqsma-davA#dhaqmaM ~Mvima#dhyaqma(gg) Sra#thAya |</w:t>
      </w:r>
    </w:p>
    <w:p w14:paraId="066FCEF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athA #vaqyamA#ditya vraqtE tavAnA#gasOq adi#tayE syAma || </w:t>
      </w:r>
    </w:p>
    <w:p w14:paraId="0A634B7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(TS </w:t>
      </w:r>
      <w:proofErr w:type="gramStart"/>
      <w:r>
        <w:rPr>
          <w:color w:val="000000"/>
          <w:sz w:val="36"/>
          <w:szCs w:val="36"/>
          <w:lang w:bidi="hi-IN"/>
        </w:rPr>
        <w:t>1.2.8.1 )</w:t>
      </w:r>
      <w:proofErr w:type="gramEnd"/>
    </w:p>
    <w:p w14:paraId="1E540D59" w14:textId="6ACB4A5C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asta#BnAqdyA-mRu#ShaqBO aqntari#kShaq-</w:t>
      </w:r>
      <w:r w:rsidR="003930B6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mami#mIta-variqmANa#M pRuthiqvyA</w:t>
      </w:r>
    </w:p>
    <w:p w14:paraId="1990CA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A&amp;sI#daqdviSvAq Buva#nAni saqmrAD viSvEttAniq varu#Nasya vraqtAni# || </w:t>
      </w:r>
    </w:p>
    <w:p w14:paraId="62B0A3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3.4.11.6)</w:t>
      </w:r>
    </w:p>
    <w:p w14:paraId="2D891B5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yatki~jcEqdaM~M va#ruNaq daivyEq janE#&amp;BidrOqhaM ma#nuqShyA$-ScarA#masi |</w:t>
      </w:r>
    </w:p>
    <w:p w14:paraId="7FEB661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aci#ttIq-yattavaq-dharmA# yuyOpiqma-mAnaqstasmAq dEna#sO dEva rIriShaH || </w:t>
      </w:r>
    </w:p>
    <w:p w14:paraId="04B99AF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3.4.11.6)</w:t>
      </w:r>
    </w:p>
    <w:p w14:paraId="5F7AB83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kiqtaqvAsOq yadri#riqpurna dIqvi yadvA# GA saqtya-muqtayanna viqdma |</w:t>
      </w:r>
    </w:p>
    <w:p w14:paraId="01F90E1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sarvAqtAviShya# SithiqrEva# dEqvAthA#tE-syAma varuNa priqyAsa#H || </w:t>
      </w:r>
    </w:p>
    <w:p w14:paraId="4A9D429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1.5.11.3)</w:t>
      </w:r>
    </w:p>
    <w:p w14:paraId="0E119A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ava#tEqhEDO# varuNaq namO#Biqrava# yaqj~jE-Bi#rImahE haqvirBi#H |</w:t>
      </w:r>
    </w:p>
    <w:p w14:paraId="54551EC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kShaya#nnaq smaBya# masura-pracEtOq rAjaqnnEnA(gm)#si SiSrathaH kRuqtAni# || </w:t>
      </w:r>
    </w:p>
    <w:p w14:paraId="608A44A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 2.1.11.6)</w:t>
      </w:r>
    </w:p>
    <w:p w14:paraId="3378B9B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tatvA#yAmiq brahma#NAq vanda#mAnaq stadASA$stEq yaja#mAnO haqvirBi#H | </w:t>
      </w:r>
    </w:p>
    <w:p w14:paraId="397AB0A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ahE#DamAnO varuNEqha bOqddhyuru#Sa(gm) saq mA naq AyuqH pramO#ShIH || 122 (33)</w:t>
      </w:r>
    </w:p>
    <w:p w14:paraId="32D6B4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1DB66E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1.39</w:t>
      </w:r>
      <w:r>
        <w:rPr>
          <w:color w:val="000000"/>
          <w:sz w:val="36"/>
          <w:szCs w:val="36"/>
          <w:lang w:bidi="hi-IN"/>
        </w:rPr>
        <w:tab/>
        <w:t>pavamAna sUktaM</w:t>
      </w:r>
    </w:p>
    <w:p w14:paraId="0907F9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5,6.1.1</w:t>
      </w:r>
    </w:p>
    <w:p w14:paraId="11F0CD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hira#NyavarNAqH Suca#yaH pAvaqkA yAsu#jAqtaH kaqSyapOq yAsvindra#H |</w:t>
      </w:r>
    </w:p>
    <w:p w14:paraId="5E1635B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aqgniM~MyA garBaM#dadhiqrE virU#pAqstA naq ApaqSSa(gg) syOqnA Ba#vantu || </w:t>
      </w:r>
    </w:p>
    <w:p w14:paraId="151730D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yAsAq(gm)q rAjAq varu#NOq yAtiq madhyE# satyAnRuqtE a#vaqpaSyaqn janA#nAM |</w:t>
      </w:r>
    </w:p>
    <w:p w14:paraId="35B9FBB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maqdhuqScutaq-SSuca#yOqyAH pA#vaqkAstA naq ApaqSSa(gg) syOqnA Ba#vantu || </w:t>
      </w:r>
    </w:p>
    <w:p w14:paraId="3AFA006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yAsAM$ dEqvAdiqvi kRuqNvanti# BaqkShaM~MyA aqntari#kShE bahuqdhA Bava#nti |</w:t>
      </w:r>
    </w:p>
    <w:p w14:paraId="23EF66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yAH pRu#thiqvIM paya#sOqndanti# SuqkrAstA naq ApaqSSa(gg) syOqnA Ba#vantu || </w:t>
      </w:r>
    </w:p>
    <w:p w14:paraId="3230EED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SiqvEna# mAq cakShu#ShA paSyatApa SSiqvayA# taqnuvO-pa#spRuSataq tvaca#mEM |</w:t>
      </w:r>
    </w:p>
    <w:p w14:paraId="1A46D9E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sarvA(gm)# aqgnI(gm) ra#PsuqShadO# huvE vOq mayiq varcOq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balaqmOjOq nidha#tta || 123 (34)</w:t>
      </w:r>
    </w:p>
    <w:p w14:paraId="2B21AD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1.4.8.1 (for item NO. 124 to 129)</w:t>
      </w:r>
    </w:p>
    <w:p w14:paraId="45F713D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pava#</w:t>
      </w:r>
      <w:proofErr w:type="gramEnd"/>
      <w:r>
        <w:rPr>
          <w:color w:val="000000"/>
          <w:sz w:val="36"/>
          <w:szCs w:val="36"/>
          <w:lang w:bidi="hi-IN"/>
        </w:rPr>
        <w:t xml:space="preserve">mAnaq-ssuvaqrjana#H | paqvitrE#Naq vica#r.ShaNiH | yaH pOtAq sa pu#nAtu mA | </w:t>
      </w:r>
    </w:p>
    <w:p w14:paraId="32C22C4D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puqnantu# mA dEvajaqnAH | puqnantuq mana# </w:t>
      </w:r>
    </w:p>
    <w:p w14:paraId="5E2A5B1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vOdhiqyA | puqnantuq viSva# Aqyava#H | </w:t>
      </w:r>
    </w:p>
    <w:p w14:paraId="19F5686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jAta#vEdaH paqvitra#vat | paqvitrE#Na punAhi mA | </w:t>
      </w:r>
    </w:p>
    <w:p w14:paraId="76B248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SuqkrENa# dEvaq dIdya#t | </w:t>
      </w:r>
    </w:p>
    <w:p w14:paraId="3083DDE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agnEq kratvAq-kratUq(gm)q ranu# || 124</w:t>
      </w:r>
    </w:p>
    <w:p w14:paraId="4DE4375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72BD15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yattE# paqvitra#-maqrciShi# | agnEq vita#ta-mantaqrA | brahmaq tEna# punImahE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uqBAByAM$ dEva savitaH | paqvitrE#Na saqvEna# ca | iqdaM brahma# punImahE |</w:t>
      </w:r>
    </w:p>
    <w:p w14:paraId="770A83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vaiqSvaqdEqvI pu#naqtI dEqvyAgA$t | yasyai# baqhvI-staqnuvO# vIqtapRu#ShThAH |</w:t>
      </w:r>
      <w:r w:rsidR="002A61EF">
        <w:rPr>
          <w:color w:val="000000"/>
          <w:sz w:val="36"/>
          <w:szCs w:val="36"/>
          <w:lang w:bidi="hi-IN"/>
        </w:rPr>
        <w:t xml:space="preserve"> </w:t>
      </w:r>
    </w:p>
    <w:p w14:paraId="696BFB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tayAq mada#nta-ssadhaqmAdyE#Shu | vaqya(gg) syA#maq pata#yOrayIqNAM || 125</w:t>
      </w:r>
    </w:p>
    <w:p w14:paraId="6E9CD07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F74DF0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vaiqSvAqnaqrO raqSmiBi#rmA punAtu | </w:t>
      </w:r>
    </w:p>
    <w:p w14:paraId="7A75B3D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vAta#H prAqNEnE# ShiqrO ma#yOq BUH |</w:t>
      </w:r>
    </w:p>
    <w:p w14:paraId="108166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dyAvA#</w:t>
      </w:r>
      <w:proofErr w:type="gramEnd"/>
      <w:r>
        <w:rPr>
          <w:color w:val="000000"/>
          <w:sz w:val="36"/>
          <w:szCs w:val="36"/>
          <w:lang w:bidi="hi-IN"/>
        </w:rPr>
        <w:t>pRuthiqvI paya#sAq payO#BiH | RuqtAva#rI yaqj~jiyE# mA punItAM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bRuqhadBi#-ssavi taqstRuBi#H | var.Shi#ShThair -dEvaqmanma#BiH | agnEq dakShai$H punAhimA | yEna# dEqvA apu#nata | yE nApO# diqvya~gkaSa#H | tEna# diqvyEnaq brahma#NA || 126 </w:t>
      </w:r>
    </w:p>
    <w:p w14:paraId="4F45E7E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7DDA97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iqdaM brahma# punImahE | yaH pA#vamAqnI-raqddhayEti# | RuShi#Biq-ssaMBRu#taq(gm)q rasa$M | sarvaq(gm)q sa pUqtama#SnAti | svaqdiqtaM mA#taqriSva#nA | pAqvaqmAqnIqryO aqqddhayEti# |</w:t>
      </w:r>
    </w:p>
    <w:p w14:paraId="1DBADDF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RuShi#Biq-ssaMBRu#taq(gm)q rasa$M | tasmaiq sara#svatI duhE | kShIqra(gm) saqrpi rmadhU#daqkaM | pAqvaqmAqnI-ssvaqstyaya#nIH || 127 </w:t>
      </w:r>
    </w:p>
    <w:p w14:paraId="24E265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C5FF3F3" w14:textId="669A80DB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suqduGAqhi paya#svatIH | RuShi#Biq-ssaMBRu#tOq rasa#H | brAqhmaqNEShvaq-mRuta(gm)# hiqtaM | pAqvaqmAqnIr di#Santu naH | iqmaM M~MlOqkamathO# aqmuM | kAmAqnth-sama#</w:t>
      </w:r>
      <w:r w:rsidR="004B4507">
        <w:rPr>
          <w:color w:val="000000"/>
          <w:sz w:val="36"/>
          <w:szCs w:val="36"/>
          <w:lang w:bidi="hi-IN"/>
        </w:rPr>
        <w:t>r</w:t>
      </w:r>
      <w:r>
        <w:rPr>
          <w:color w:val="000000"/>
          <w:sz w:val="36"/>
          <w:szCs w:val="36"/>
          <w:lang w:bidi="hi-IN"/>
        </w:rPr>
        <w:t>ddh</w:t>
      </w:r>
      <w:r w:rsidR="004B4507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 xml:space="preserve">yantu naH | </w:t>
      </w:r>
    </w:p>
    <w:p w14:paraId="281E7D8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dEqvIrdEqvaiH saqmA BRu#tAH | pAqvaqmAqnI-ssvaqstyaya#nIH | suqduGAqhi GRu#taqScuta#H | RuShi#Biq-ssaMBRu#tOq rasa#H || 128</w:t>
      </w:r>
    </w:p>
    <w:p w14:paraId="34C386F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C1E0F3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brAqhmaqNEShvaq-mRuta(gm)# hiqtaM | yEna# dEqvAH paqvitrE#Na | AqtmAnaM# puqnatEq sadA$ | </w:t>
      </w:r>
    </w:p>
    <w:p w14:paraId="383AAE7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tEna# saqhasra# dhArENa | pAqvaqmAqnyaH pu#nantu mA | prAqjAqpaqtyaM paqvitra$M | SaqtOdyA#ma(gm) hiraqNmaya$M | tEna# brahmaq vidO# vaqyaM | </w:t>
      </w:r>
    </w:p>
    <w:p w14:paraId="3E44AE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pUqtaM brahma# punImahE | indra#-ssunIqtI saqha mA# punAtu | sOma#-ssvaqstyA varu#Na-ssaqmIcyA$ | yaqmO rAjA$ pramRuqNABi#H punAtumA | jAqtavE#dA mOqrjaya#ntyA punAtu | OM BUrBuvaqssuva#H || 129</w:t>
      </w:r>
    </w:p>
    <w:p w14:paraId="6BE379B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C122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3.5.11.1</w:t>
      </w:r>
    </w:p>
    <w:p w14:paraId="5C4A95C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tacCaMq~MyOrA vRu#NImahE | gAqtuM ya~Mqj~jAya# | gAqtu M~Myaqj~japa#tayE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daivI$svaqsti-ra#stunaH | svaqstir-mAnu#ShEByaH | Uqd^^rdhvaM ji#gAtu BEShaqjaM | SannO# astu dviqpadE$ | SaMcatu#ShpadE || 130 (36)</w:t>
      </w:r>
    </w:p>
    <w:p w14:paraId="346118E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OM SAntiqH SAntiqH SAnti#H ||</w:t>
      </w:r>
    </w:p>
    <w:p w14:paraId="0C04804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( udakaSAnti</w:t>
      </w:r>
      <w:proofErr w:type="gramEnd"/>
      <w:r>
        <w:rPr>
          <w:color w:val="000000"/>
          <w:sz w:val="36"/>
          <w:szCs w:val="36"/>
          <w:lang w:bidi="hi-IN"/>
        </w:rPr>
        <w:t xml:space="preserve"> samAptaM )</w:t>
      </w:r>
    </w:p>
    <w:p w14:paraId="23B9E608" w14:textId="77777777" w:rsidR="002A61EF" w:rsidRDefault="002A61EF">
      <w:pPr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br w:type="page"/>
      </w:r>
    </w:p>
    <w:p w14:paraId="2DBA8A43" w14:textId="77777777" w:rsidR="00297214" w:rsidRDefault="00297214" w:rsidP="002A61EF">
      <w:pPr>
        <w:pStyle w:val="NoSpacing"/>
        <w:rPr>
          <w:lang w:bidi="hi-IN"/>
        </w:rPr>
      </w:pPr>
    </w:p>
    <w:p w14:paraId="6856FF8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1.40</w:t>
      </w:r>
      <w:r>
        <w:rPr>
          <w:color w:val="000000"/>
          <w:sz w:val="36"/>
          <w:szCs w:val="36"/>
          <w:lang w:bidi="hi-IN"/>
        </w:rPr>
        <w:tab/>
        <w:t>nakShatra sUktaM (nakShatra japa mantrAH)</w:t>
      </w:r>
    </w:p>
    <w:p w14:paraId="6C950FE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1.nakShatraM - kRuttikA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2D8F8CB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aqgnirna#H pAtuq kRutti#kAH | nakSha#traM dEqvami#ndriqyaM | iqdamA#sAM-~MvicakShaqNaM | </w:t>
      </w:r>
    </w:p>
    <w:p w14:paraId="7716687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haqvirAqsan ju#hOtana | yasyaq BAnti# raqSmayOq yasya# kEqtava#H | yasyEqmA viSvAq Buva#nAniq sarvA$ | sa kRutti#kA BiraqBi-saqm~MvasA#naH |</w:t>
      </w:r>
    </w:p>
    <w:p w14:paraId="31B1FC6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aqgnirnO# dEqvassu#viqtE da#dhAtu || </w:t>
      </w:r>
    </w:p>
    <w:p w14:paraId="142D33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aqgnayEq svAhAq kRutti#kAByaq ssvAhA$ | </w:t>
      </w:r>
    </w:p>
    <w:p w14:paraId="250CF4B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aqbAMyaiq svAhA# duqlAyaiq svAhA$ | </w:t>
      </w:r>
    </w:p>
    <w:p w14:paraId="7D1596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niqtaqtnyai svAhAq &amp;Braya#ntyaiq svAhA$ | </w:t>
      </w:r>
    </w:p>
    <w:p w14:paraId="404733C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mEqGaya#</w:t>
      </w:r>
      <w:proofErr w:type="gramEnd"/>
      <w:r>
        <w:rPr>
          <w:color w:val="000000"/>
          <w:sz w:val="36"/>
          <w:szCs w:val="36"/>
          <w:lang w:bidi="hi-IN"/>
        </w:rPr>
        <w:t xml:space="preserve">ntyaiq svAhA# vaqrq.Shaya#ntyaiq svAhA$ | </w:t>
      </w:r>
    </w:p>
    <w:p w14:paraId="0699419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cuqpuqNIkA#yaiq svAhA$ || 1</w:t>
      </w:r>
    </w:p>
    <w:p w14:paraId="407511F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(kRuttikA nakShatra dEvatAyai agnayE namaH)</w:t>
      </w:r>
    </w:p>
    <w:p w14:paraId="663F3D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16BD8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 nakShatraM - rOhiNI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3A726DD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praqjApa#tE rOhiqNI vE#tuq patnI$ | viqSvarU#pA bRuhaqtI ciqtraBA#nuH | sA nO# yaqj~jasya# suviqtE da#dhAtu | yathAq jIvE#ma SaqradaqssavI#rAH | </w:t>
      </w:r>
    </w:p>
    <w:p w14:paraId="52EBA91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rOqhiqNI dEqvyuda#gAt puqrastA$t | viSvA# rUqpANi# pratiqmOda#mAnA | praqjApa#ti(gm) haqviShA# vaqrdhaya#ntI | priqyA dEqvAnAq-mupa#yAtu yaqj~jaM || </w:t>
      </w:r>
    </w:p>
    <w:p w14:paraId="35C3B49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praqjApa#tayEq svAhA# rOhiqNyai svAhA$ | </w:t>
      </w:r>
    </w:p>
    <w:p w14:paraId="2FF41D1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rOca#mAnAyaiq svAhA$ praqjAByaq svAhA$ || 2</w:t>
      </w:r>
    </w:p>
    <w:p w14:paraId="430D989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(rOhiNI nakShatra dEvAtAyai prajApatayE namaH)</w:t>
      </w:r>
    </w:p>
    <w:p w14:paraId="7BA45F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F29DF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3.nakShatraM - mRugaSIr.ShaH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55A3867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sOmOq rAjA# mRugaSIqraq.ShENaq Agann# | SiqvaM nakSha#traM priqyama#syaq dhAma# | AqpyAya#mAnO bahuqqdhA janE#Shu |</w:t>
      </w:r>
    </w:p>
    <w:p w14:paraId="7D6A6C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 rEtaH# praqjAM ~Myaja#mAnE dadhAtu | </w:t>
      </w:r>
    </w:p>
    <w:p w14:paraId="76DCF20D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yattEq nakSha#traM mRugaSIqrq.Shamasti# | priqya(gm) rA#jan priqyata#maM priqyANA$M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tasmai# tE sOma haqviShA# vidhEma | Sanna# Edhi dviqpadEq SaMcatu#ShpadE || </w:t>
      </w:r>
    </w:p>
    <w:p w14:paraId="153EC70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sOmA#yaq svAhA# mRugaSIqrq.ShAyaq svAhA$ | </w:t>
      </w:r>
    </w:p>
    <w:p w14:paraId="2466E79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iqnvaqkAByaq ssvAhauSha#dhIByaq ssvAhA$ | </w:t>
      </w:r>
    </w:p>
    <w:p w14:paraId="1AD013C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rAqjyAyaq svAhAq-&amp;Biji#tyaiq svAhA$ || 3 </w:t>
      </w:r>
    </w:p>
    <w:p w14:paraId="3B92A2E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(mRugaSIr.Sha nakShatra dEvatAyai sOmAya namaH)</w:t>
      </w:r>
    </w:p>
    <w:p w14:paraId="0380AFA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ADF0F1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 nakShatraM - ArdrA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5A5341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AqrdrayA# ruqdraH pratha#mA na Eti | SrEShThO# dEqvAnAMq pati#raGniqyAnA$M | </w:t>
      </w:r>
    </w:p>
    <w:p w14:paraId="46F8F2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nakSha#tramasya haqviShA# vidhEma | mA naH# praqjA(gm) rI#riShaqn mOta vIqrAn | </w:t>
      </w:r>
    </w:p>
    <w:p w14:paraId="577FFD2C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hEqtI ruqdrasyaq pari#NO vRuNaktu | </w:t>
      </w:r>
    </w:p>
    <w:p w14:paraId="64206B2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AqrdrA nakSha#traM juShatA(gm) haqvirna#H | </w:t>
      </w:r>
    </w:p>
    <w:p w14:paraId="4ABBC62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praqmuq~jcamA#nau duriqtAniq viSvA$ | apAqGaSa(gm)# sannu-datAqmarA#tiM || </w:t>
      </w:r>
    </w:p>
    <w:p w14:paraId="20ACCFB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ruqdrAyaq svAhAq&amp;&amp;rdrAyaiq svAhA$ | </w:t>
      </w:r>
    </w:p>
    <w:p w14:paraId="20A925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pinva#mAnAyaiq svAhA# paqSuByaq ssvAhA$ || 4</w:t>
      </w:r>
    </w:p>
    <w:p w14:paraId="1420C06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(ArdrA nakShatra dEvatAyai rudrAya namaH)</w:t>
      </w:r>
    </w:p>
    <w:p w14:paraId="4781F7F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011F88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5.nakShatraM - punarvasu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2C77FEF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puna#rnO dEqvyadi#tiH spRuNOtu | puna#rvasU naHq punaqrEtA$M ~Myaqj~jaM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puna#rnO dEqvA aqBiya#ntuq sarvE$ | punaH# punarvO haqviShA# yajAmaH | EqvA na dEqvyadi#tiranaqrvA | viSva#sya BaqrtrI jaga#taH pratiqShThA | puna#rvasU haqviShA# vaqrdhaya#ntI | priqyaM dEqvAnAq-mapyE#tuq pAthaH# || </w:t>
      </w:r>
    </w:p>
    <w:p w14:paraId="127C9B0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adi#tyaiq svAhAq puna#rvasuByAM | </w:t>
      </w:r>
    </w:p>
    <w:p w14:paraId="5155155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svAhA BU$tyaiq svAhAq prajA$tyaiq svAhA$ || 5 </w:t>
      </w:r>
    </w:p>
    <w:p w14:paraId="48209F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(punarvasu nakShatra dEvatAyai adityai namaH)</w:t>
      </w:r>
    </w:p>
    <w:p w14:paraId="269C2C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051449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6.nakShatraM - puShyaH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58C0EBA2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bRuhaqspatiH# prathaqma~jjAya#mAnaH | </w:t>
      </w:r>
    </w:p>
    <w:p w14:paraId="7C1C88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tiqShya#M nakSha#tramaqBi saMba#BUva | </w:t>
      </w:r>
    </w:p>
    <w:p w14:paraId="6D9D6C7C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SrEShThO# dEqvAnAMq pRuta#nAsu jiqShNuH | </w:t>
      </w:r>
    </w:p>
    <w:p w14:paraId="4B57CFC0" w14:textId="76BD6FE8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diSO nuq sarvAq aBa#yannO astu | </w:t>
      </w:r>
    </w:p>
    <w:p w14:paraId="02C9D89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tiqShyaH# puqrastA#duqta ma#dhyaqtO naH# | bRuhaqspati#r naqH pari#pAtu paqScAt | </w:t>
      </w:r>
    </w:p>
    <w:p w14:paraId="1486B22F" w14:textId="0C9DFE5E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bAdhE# tAqn dvEShOq aBa#yaM kRuNutAM | suqvIrya#syaq pata#ya</w:t>
      </w:r>
      <w:r w:rsidR="00E21706">
        <w:rPr>
          <w:color w:val="000000"/>
          <w:sz w:val="36"/>
          <w:szCs w:val="36"/>
          <w:lang w:bidi="hi-IN"/>
        </w:rPr>
        <w:t xml:space="preserve">s </w:t>
      </w:r>
      <w:r>
        <w:rPr>
          <w:color w:val="000000"/>
          <w:sz w:val="36"/>
          <w:szCs w:val="36"/>
          <w:lang w:bidi="hi-IN"/>
        </w:rPr>
        <w:t xml:space="preserve">syAma || </w:t>
      </w:r>
    </w:p>
    <w:p w14:paraId="0E6E77B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bRuhaqspata#yEq svAhA# tiqShyA#yaq svAhA$ | </w:t>
      </w:r>
    </w:p>
    <w:p w14:paraId="3EF277C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braqhmaqvaqrcaqsAyaq svAhA$ || 6 </w:t>
      </w:r>
    </w:p>
    <w:p w14:paraId="76E9C2C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(puShya nakShatra dEvatAyai bRuhaspatayE namaH)</w:t>
      </w:r>
    </w:p>
    <w:p w14:paraId="00E2B3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1683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 nakShatraM -ASrEShaM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3EC63CC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iqda(gm) saqrpEByO# haqvira#stuq juShTa$M | AqSrEqShA yEShA# manuqyantiq cEtaH# | </w:t>
      </w:r>
    </w:p>
    <w:p w14:paraId="56171EE2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yE aqntari#kShaM pRuthiqvIM-kShiqyanti# | </w:t>
      </w:r>
    </w:p>
    <w:p w14:paraId="5008B23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tEna# ssaqrpAsOq havaqmAga#miShThAH | </w:t>
      </w:r>
    </w:p>
    <w:p w14:paraId="78AAF52C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yE rO#caqnE sUryaqsyApi# saqrpAH | </w:t>
      </w:r>
    </w:p>
    <w:p w14:paraId="518C947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yE divaM# dEqvI-manu#saq~jcara#nti | </w:t>
      </w:r>
    </w:p>
    <w:p w14:paraId="19288042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yEShA#mASrEqShA a#nuqyantiq kAma$M | </w:t>
      </w:r>
    </w:p>
    <w:p w14:paraId="41CD347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tEBya#-ssaqrpEByOq madhu#-majjuhOmi ||</w:t>
      </w:r>
    </w:p>
    <w:p w14:paraId="7861FCC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saqrpEByaq ssvAhA$ &amp;&amp;SrEqShAByaq ssvAhA$ | </w:t>
      </w:r>
    </w:p>
    <w:p w14:paraId="622AAEA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daqndaqSUkE$Byaq ssvAhA$ || 7 </w:t>
      </w:r>
    </w:p>
    <w:p w14:paraId="1A7A8F5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(ASrEShA nakShatra dEvatAyai sarpEByO namaH)</w:t>
      </w:r>
    </w:p>
    <w:p w14:paraId="6AD9B43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E30030" w14:textId="77777777" w:rsidR="002A61EF" w:rsidRDefault="002A61E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8B0E6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8.nakShatraM - maGA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50B52F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upa#hUtAH piqtarOq yE maqGAsu# | manO#javasa-ssuqkRuta#-ssukRuqtyAH | tE nOq nakSha#trEq havaqmAga#miShThAH | svaqdhABi#r yaqj~jaM praya#taM juShantAM | yE a#gnidaqgdhA yE&amp;na#gni-dagdhAH | yE#&amp;mu~MllOqkaM piqtaraH# kShiqyanti# | </w:t>
      </w:r>
    </w:p>
    <w:p w14:paraId="51DA320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yA(gg)Sca# viqdmayA(gm) u# caq na pra#viqdma | maqGAsu# yaqj~ja(gm) sukRu#taM juShantAM || </w:t>
      </w:r>
    </w:p>
    <w:p w14:paraId="3ABE148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piqtRuByaq ssvAhA# maqGABya#H | </w:t>
      </w:r>
    </w:p>
    <w:p w14:paraId="29256A2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svAhA# &amp;naqGAByaq ssvAhA# &amp;gaqdAByaH# | </w:t>
      </w:r>
    </w:p>
    <w:p w14:paraId="1B6683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svAhA#rundhaqtIByaq ssvAhA$ || 8</w:t>
      </w:r>
    </w:p>
    <w:p w14:paraId="46DB58A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(maGA nakShatra dEvatAyai pitRuByO namaH)</w:t>
      </w:r>
    </w:p>
    <w:p w14:paraId="67E5620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ED779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9.nakShatraM - pUrvaPalgu#nI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2118A4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gavAMq patiqH Palgu#nI-nAmasiq tvaM | tada#r^^yaman varuNa mitraq cAru# | taMtvA# vaqya(gm) sa#niqtAra(gm)# sanIqnAM | jIqvA jIva#ntaqmupaq sam~Mvi#SEma | yEnEqmA viSvAq Buva#nAniq sa~jji#tA | yasya# dEqvA a#nusaq~Myyantiq cEtaH# | </w:t>
      </w:r>
    </w:p>
    <w:p w14:paraId="55F3EA3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aqryaqmA rAjAq&amp;jaraqstu vi#ShmAn | Palgu#nInA-mRuShaqBO rO#ravIti || </w:t>
      </w:r>
    </w:p>
    <w:p w14:paraId="096D20F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aqryaqmNE svAhAq Palgu#nIByAq(gg)q svAhA$ | </w:t>
      </w:r>
    </w:p>
    <w:p w14:paraId="3A9572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paqSuByaq ssvAhA$ || 9</w:t>
      </w:r>
    </w:p>
    <w:p w14:paraId="125D285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(pUrvaPalgu#nI nakShatra dEvatAyai aryamNE namaH)</w:t>
      </w:r>
    </w:p>
    <w:p w14:paraId="1AE28FF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B9CD3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10.nakShatraM - uttara Pa#lgunI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7301E88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SrEShThO# dEqvAnAM$ BagavO BagAsi | </w:t>
      </w:r>
    </w:p>
    <w:p w14:paraId="2B427C6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tattvA# viduqH Palgu#nIq-stasya# vittAt | </w:t>
      </w:r>
    </w:p>
    <w:p w14:paraId="30AC50D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aqsmaBya#M-kShaqtramaqjara(gm)# suqvIrya$M | gOmaqdaSva#-vaqdupaqsannu#-dEqha | </w:t>
      </w:r>
    </w:p>
    <w:p w14:paraId="5DA7245F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BagO#ha dAqtA Bagaq itpra#dAqtA | </w:t>
      </w:r>
    </w:p>
    <w:p w14:paraId="702B348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BagO# dEqvIH Palgu#nIq-rAvi#vESa | </w:t>
      </w:r>
    </w:p>
    <w:p w14:paraId="448B7EC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BagaqsyEttaM pra#saqvaM ga#mEma | </w:t>
      </w:r>
    </w:p>
    <w:p w14:paraId="368B80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yatra# dEqvai-ssa#dhaqmAdaM# madEma | || </w:t>
      </w:r>
    </w:p>
    <w:p w14:paraId="20D9BAA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BagA#yaq svAhAq Palgu#nIByAq(gg)q svAhA$ | </w:t>
      </w:r>
    </w:p>
    <w:p w14:paraId="5BDB56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SraiShThayA#yaq svAhA$ || 10</w:t>
      </w:r>
    </w:p>
    <w:p w14:paraId="08846E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(uttaraPa#lgunI nakShatra dEvatAyai BagAya namaH)</w:t>
      </w:r>
    </w:p>
    <w:p w14:paraId="5B7D0EC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7ACD02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11.nakShatraM - hastaH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BB9EB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AyA#tu dEqva-ssa#viqtO pa#yAtu | hiqraqNyayE#na suqvRutAq rathE#na | vahaqnaq. hasta(gm)# suqBagaM# ~MvidmaqnApa#saM | praqyacCa#ntaMq papu#riMq puNyaqmacCa#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hastaqH praya#cCa tvaqmRutaMq ~MvasI#yaH | dakShi#NEnaq prati#gRuBNIma Enat |</w:t>
      </w:r>
    </w:p>
    <w:p w14:paraId="56996D1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dAqtAra#-maqdya sa#viqtA vi#dEya | yO nOq hastA#ya prasuqvAti# yaqj~jaM || saqviqtrE svAhAq hastA#ya | svAhA# dadaqtE svAhA# pRuNaqtE | svAhA$ praqyacCa#tEq svAhA$ pratigRuBNaqtE svAhA$ ||</w:t>
      </w:r>
    </w:p>
    <w:p w14:paraId="56FC2C2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(hasta nakShatra dEvatAyai savitrE namaH) 11</w:t>
      </w:r>
    </w:p>
    <w:p w14:paraId="2337CC7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EAB85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12. nakShatraM - citrA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053FFA74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tvaShTAq nakSha#tra-maqByE#ti ciqtrAM | </w:t>
      </w:r>
    </w:p>
    <w:p w14:paraId="0277E8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suqBa(gm) sa#saM-~Myuvaqti(gm) rOca#mAnAM | </w:t>
      </w:r>
    </w:p>
    <w:p w14:paraId="4D2B6800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niqvEqSaya#nnaq-mRutAqn martyA(gg)#Sca | </w:t>
      </w:r>
    </w:p>
    <w:p w14:paraId="1541AC2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rUqpANi# piq(gm)qSan Buva#nAniq viSvA$ | </w:t>
      </w:r>
    </w:p>
    <w:p w14:paraId="13774B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tannaqstvaShTAq tadu# ciqtrA vica#ShTAM | tannakSha#traM BUriqdA a#stuq mahya$M | </w:t>
      </w:r>
    </w:p>
    <w:p w14:paraId="62A8E6E4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tannaH# praqjAM ~MvIqrava#tI(gm) sanOtu | </w:t>
      </w:r>
    </w:p>
    <w:p w14:paraId="04AE953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gOBi#rnOq aSvaiq-ssama#naktu yaqj~jaM || </w:t>
      </w:r>
    </w:p>
    <w:p w14:paraId="389F376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tvaShTrEq svAhA# ciqtrAyaiq svAhA$ | </w:t>
      </w:r>
    </w:p>
    <w:p w14:paraId="4F1D046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caiqtrA#yaq svAhA$ praqjAyaiq svAhA$ || 12</w:t>
      </w:r>
    </w:p>
    <w:p w14:paraId="273F57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(citrA nakShatra dEvatAyai tvaShTrE namaH)</w:t>
      </w:r>
    </w:p>
    <w:p w14:paraId="441973D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13.nakShatraM - svAtI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1F7E342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vAqyur nakSha#tra-maqByE#tiq niShTyA$M | tiqgmaSRuM#gO vRuShaqBO rOru#vANaH | </w:t>
      </w:r>
    </w:p>
    <w:p w14:paraId="47A2D0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saqmIqrayaqn Buva#nA mAtaqriSvA$ | apaq dvEShA(gm)#si nudatAqmarA#tIH | </w:t>
      </w:r>
    </w:p>
    <w:p w14:paraId="4C19F1D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tannO# vAqyastaduq niShTyA# SrRuNOtu | tannakSha#traM BUriqdA a#stuq mahya$M | </w:t>
      </w:r>
    </w:p>
    <w:p w14:paraId="1A5ECF19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tannO# dEqvAsOq anu# jAnantuq kAma$M | </w:t>
      </w:r>
    </w:p>
    <w:p w14:paraId="423BA25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yathAq tarE#ma duriqtAniq viSvA$ || </w:t>
      </w:r>
    </w:p>
    <w:p w14:paraId="04CF963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vAqyavEq svAhAq niShTyA#yaiq svAhA$ | </w:t>
      </w:r>
    </w:p>
    <w:p w14:paraId="2AC153D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kAqmaqcArA#yaq svAhAq &amp;Biji#tyaiq svAhA$ || 13 </w:t>
      </w:r>
    </w:p>
    <w:p w14:paraId="55BAB6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(svAtI nakShatra dEvatAyai vAyavE namaH)</w:t>
      </w:r>
    </w:p>
    <w:p w14:paraId="76FED4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2E016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14.nakShatraM - viSAKA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4F91CA4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dUqra-maqsmacCatra#vO yantu BIqtAH | </w:t>
      </w:r>
    </w:p>
    <w:p w14:paraId="43CCB7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tadi#ndrAqgnI kRu#NutAMq tad viSA#KE | </w:t>
      </w:r>
    </w:p>
    <w:p w14:paraId="1FA15BF2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tannO# dEqvA anu#madantu yaqj~jaM | </w:t>
      </w:r>
    </w:p>
    <w:p w14:paraId="0C510B4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paqScAt puqrastAq-daBa#yannO astu | </w:t>
      </w:r>
    </w:p>
    <w:p w14:paraId="1C29D399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nakSha#trANAq-madhi#patnIq viSA#KE | </w:t>
      </w:r>
    </w:p>
    <w:p w14:paraId="0BA7484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SrEShThA#-vindrAqgnI Buva#nasya gOqpau | </w:t>
      </w:r>
    </w:p>
    <w:p w14:paraId="2B8CD8B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viShU#caq-SSatrU#napaqbAdha#mAnau | apaqkShudha#-nnudatAqmarA#tiM || </w:t>
      </w:r>
    </w:p>
    <w:p w14:paraId="5563715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iqndrAqgniByAq(gg)q svAhAq viSA#KAByAq(gg)q svAhA$ | SraiShThyA#yaq svAhAq &amp;Biji#tyaiq svAhA$ || 14</w:t>
      </w:r>
    </w:p>
    <w:p w14:paraId="62FF4C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(viSAKA nakShatra dEvatAyai indrAgniByAM namaH)</w:t>
      </w:r>
    </w:p>
    <w:p w14:paraId="7726B20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89779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15. paurNamAsi</w:t>
      </w:r>
    </w:p>
    <w:p w14:paraId="0EBE824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pUqrNA paqScAduqta pUqrNA puqrastA$t | unma#dhyaqtaH pau$rNamAqsI ji#gAya | </w:t>
      </w:r>
    </w:p>
    <w:p w14:paraId="3D979E4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tasyAM$ dEqvA adhi# saqm~Mvasa#ntaH | </w:t>
      </w:r>
    </w:p>
    <w:p w14:paraId="7C9FD92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uqttaqmE nAka# iqha mA#dayantAM | </w:t>
      </w:r>
    </w:p>
    <w:p w14:paraId="1B5A21A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pRuqthvI suqvarcA# yuvaqti-ssaqjOShA$H | pauqrNaqmAqsyuda#gAq-cCOBa#mAnA | </w:t>
      </w:r>
    </w:p>
    <w:p w14:paraId="6BC8F886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AqpyAqya-ya#ntI duriqtAniq viSvA$ | </w:t>
      </w:r>
    </w:p>
    <w:p w14:paraId="17F3211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uqruM duhAMq ya~Mja#mAnAya yaqj~jaM || </w:t>
      </w:r>
    </w:p>
    <w:p w14:paraId="654A603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pauqrNaqmAqsyai svAhAq kAmA#yaq svAhA ga#tyaiq svAhA$ || 15</w:t>
      </w:r>
    </w:p>
    <w:p w14:paraId="715A73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(paurNyamAsyai namaH)</w:t>
      </w:r>
    </w:p>
    <w:p w14:paraId="36034F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81F6CC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16.nakShatraM - anUrAdhA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289C0088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RuqddhyAsma# haqvyair nama#sOpaqsadya# | </w:t>
      </w:r>
    </w:p>
    <w:p w14:paraId="03CD21C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miqtraM dEqvaM mi#traqdhEya#nnO astu | </w:t>
      </w:r>
    </w:p>
    <w:p w14:paraId="6F955D8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aqnUqrAqdhAn. haqviShA# vaqrddhaya#ntaH | </w:t>
      </w:r>
    </w:p>
    <w:p w14:paraId="5031F1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SaqtaM jI#vEma SaqradaqssavI#rAH | </w:t>
      </w:r>
    </w:p>
    <w:p w14:paraId="270B16F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ciqtraM-nakSha#traq-muda#gAt puqrastA$t | aqnUqrAqdhAsaq itiq yad vada#nti | </w:t>
      </w:r>
    </w:p>
    <w:p w14:paraId="6F7CDC8A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tanmiqtra E#ti paqthiBi#r dEvaqyAnai$H | </w:t>
      </w:r>
    </w:p>
    <w:p w14:paraId="2425A00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hiqraqNyayaiqr vita#tai-raqntari#kShE || </w:t>
      </w:r>
    </w:p>
    <w:p w14:paraId="52791D2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miqtrAyaq svAhA#-&amp;nUrAqdhEByaq ssvAhA$ | </w:t>
      </w:r>
    </w:p>
    <w:p w14:paraId="0B6087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miqtraqdhEyA#yaq svAhAq&amp;Biji#tyaiq svAhA$ || 16</w:t>
      </w:r>
    </w:p>
    <w:p w14:paraId="114CA89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( anUrAdhA</w:t>
      </w:r>
      <w:proofErr w:type="gramEnd"/>
      <w:r>
        <w:rPr>
          <w:color w:val="000000"/>
          <w:sz w:val="36"/>
          <w:szCs w:val="36"/>
          <w:lang w:bidi="hi-IN"/>
        </w:rPr>
        <w:t xml:space="preserve"> nakShatra dEvatAyai mitrAya namaH)</w:t>
      </w:r>
    </w:p>
    <w:p w14:paraId="44EC292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F3B2E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17.nakShatraM - jyEShThA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4A22494A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indrO$ jyEqShThA manuq nakSha#tramEti | </w:t>
      </w:r>
    </w:p>
    <w:p w14:paraId="206276C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yasmi#n vRuqtraM ~MvRu#traq tUryE# taqtAra# | </w:t>
      </w:r>
    </w:p>
    <w:p w14:paraId="7C734A1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tasmi#n vaqya-maqmRutaMq duhA#nAH | kShudha#ntarEmaq duri#tiMq duri#ShTiM | </w:t>
      </w:r>
    </w:p>
    <w:p w14:paraId="6DED5A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puqraqndaqrAya# vRuShaqBAya# dhRuqShNavE$ | aShA#DhAyaq saha#mAnAya mIqDhuShE$ | </w:t>
      </w:r>
    </w:p>
    <w:p w14:paraId="45B97321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indrA#ya jyEqShThA madhu#maqdduhA#nA | </w:t>
      </w:r>
    </w:p>
    <w:p w14:paraId="768280D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uqruM kRu#NOtuq yaja#mAnAya lOqkaM || </w:t>
      </w:r>
    </w:p>
    <w:p w14:paraId="0795BFB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indrA#yaq svAhA$ jyEqShThAyaiq svAhA$ | </w:t>
      </w:r>
    </w:p>
    <w:p w14:paraId="16E913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jyaiShThyA#yaq svAhAq-&amp;Biji#tyaiq svAhA$ ||</w:t>
      </w:r>
    </w:p>
    <w:p w14:paraId="06A648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(jyEShThA nakShatra dEvatAyai indrAya namaH) 17 </w:t>
      </w:r>
    </w:p>
    <w:p w14:paraId="3444650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E37A2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18.nakShatraM - mUlaM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37D1289E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mUlaM# praqjAM ~MvIqrava#tIM ~MvidEya | </w:t>
      </w:r>
    </w:p>
    <w:p w14:paraId="6E100D1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parA$</w:t>
      </w:r>
      <w:proofErr w:type="gramEnd"/>
      <w:r>
        <w:rPr>
          <w:color w:val="000000"/>
          <w:sz w:val="36"/>
          <w:szCs w:val="36"/>
          <w:lang w:bidi="hi-IN"/>
        </w:rPr>
        <w:t xml:space="preserve">cyEtuq nir.Ru#tiH parAqcA | </w:t>
      </w:r>
    </w:p>
    <w:p w14:paraId="78D20C94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gOBiqr nakSha#traM paqSuBiq-ssama#ktaM | </w:t>
      </w:r>
    </w:p>
    <w:p w14:paraId="2D398E0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aha#r BUyAqd yaja#mAnAyaq mahya$M | </w:t>
      </w:r>
    </w:p>
    <w:p w14:paraId="1409F9DC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aha#rnO aqdya su#viqtE da#dhAtu | </w:t>
      </w:r>
    </w:p>
    <w:p w14:paraId="5DC32E8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mUlaMq nakSha#traqmitiq yad vada#nti | </w:t>
      </w:r>
    </w:p>
    <w:p w14:paraId="23DE0249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parA#</w:t>
      </w:r>
      <w:proofErr w:type="gramEnd"/>
      <w:r>
        <w:rPr>
          <w:color w:val="000000"/>
          <w:sz w:val="36"/>
          <w:szCs w:val="36"/>
          <w:lang w:bidi="hi-IN"/>
        </w:rPr>
        <w:t xml:space="preserve">cIM ~MvAqcA nir.Ru#tiM nudAmi | </w:t>
      </w:r>
    </w:p>
    <w:p w14:paraId="170A784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SiqvaM praqjAyai# Siqvama#stuq mahya$M || </w:t>
      </w:r>
    </w:p>
    <w:p w14:paraId="07B5C3E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praqjApa#tayEq svAhAq mUlA#yaq svAhA$ | </w:t>
      </w:r>
    </w:p>
    <w:p w14:paraId="6329CCB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praqjAyaiq svAhA$ ||</w:t>
      </w:r>
    </w:p>
    <w:p w14:paraId="559F40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(mUlA nakShatra dEvatAyai prajApatayE namaH) 18</w:t>
      </w:r>
    </w:p>
    <w:p w14:paraId="5983EF6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583FA3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19.nakShatraM - pUrvAShADhA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2323DC5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 diqvyA ApaqH paya#sA saMbaBUqvuH | yA aqntari#kSha uqta pArtthi#vIqryAH |</w:t>
      </w:r>
    </w:p>
    <w:p w14:paraId="31C9AC56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yAsA#maShAqDhA a#nuqyantiq kAma$M | tA naq ApaqH Sa(gg) syOqnA Ba#vantu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yAScaq kUpyAq yASca# nAqdyA$-ssamuqdriyA$H | yASca# vaiSaqntIruqta prA#saqcIryAH | </w:t>
      </w:r>
    </w:p>
    <w:p w14:paraId="20E51CD6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yAsA#maShAqDhA madhu# BaqkShaya#nti | </w:t>
      </w:r>
    </w:p>
    <w:p w14:paraId="108FFD0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 naq ApaqH Sa(gg) syOqnA Ba#vantu || </w:t>
      </w:r>
    </w:p>
    <w:p w14:paraId="7EEBEE9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aqdBya ssvAhA# &amp;ShAqDhAByaq ssvAhA$ | </w:t>
      </w:r>
    </w:p>
    <w:p w14:paraId="3C2CA49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saqmuqdrAyaq svAhAq kAmA#yaq svAhA$ | </w:t>
      </w:r>
    </w:p>
    <w:p w14:paraId="17B231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aqBiji#tyaiq svAhA$ || 19 </w:t>
      </w:r>
    </w:p>
    <w:p w14:paraId="2A2D919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(pUrvAShADhA nakShatra dEvatAyai adByO namaH)</w:t>
      </w:r>
    </w:p>
    <w:p w14:paraId="31371AF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A11FF53" w14:textId="77777777" w:rsidR="002A61EF" w:rsidRDefault="002A61E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7CD0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20.nakShatraM - uttarAShADhA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</w:p>
    <w:p w14:paraId="424CCF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tannOq viSvEq upa# SRuNvantu dEqvAH | tada#ShAqDhA aqBi sam~Mya#ntu yaqj~jaM | </w:t>
      </w:r>
    </w:p>
    <w:p w14:paraId="17C550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tannakSha#traM prathatAM paqSuByaH# | kRuqShir vRuqShTir yaja#mAnAya kalpatAM | </w:t>
      </w:r>
    </w:p>
    <w:p w14:paraId="07A5FEB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SuqBrAH kaqnyA# yuvaqtaya#-ssuqpESa#saH | kaqrmaqkRuta#-ssuqkRutO# vIqryA#vatIH | </w:t>
      </w:r>
    </w:p>
    <w:p w14:paraId="0628EE6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viSvA$n dEqvAn. haqviShA# vaqrddhaya#ntIH | </w:t>
      </w:r>
    </w:p>
    <w:p w14:paraId="6B4D88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aqShAqDhAH kAmaq mupa#yAntu yaqj~jaM || </w:t>
      </w:r>
    </w:p>
    <w:p w14:paraId="186A51B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viSvE$ByO dEqvEByaq ssvAhA# &amp;ShAqDhAByaq ssvAhA$ | </w:t>
      </w:r>
    </w:p>
    <w:p w14:paraId="41CE9DD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aqnaqpaqjaqyyAyaq svAhAq jityaiq svAhA$ || 20</w:t>
      </w:r>
    </w:p>
    <w:p w14:paraId="2E8A4DA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(uttarAShADhA nakShatra dEvatAyai viSvEByO dEvEByO namaH)</w:t>
      </w:r>
    </w:p>
    <w:p w14:paraId="0AD2900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AEC66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21.nakShatraM - aBijida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A32EB9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yasmiqn brahmAq&amp;Byaja#yaqth sarva#mEqtat | aqmu~jca# lOqka miqdamU#caq sarva$M | </w:t>
      </w:r>
    </w:p>
    <w:p w14:paraId="3E8539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tannOq nakSha#tra-maBiqjid viqjitya# | Sriya#M dadhAqtvahRu#NIyamAnaM | </w:t>
      </w:r>
    </w:p>
    <w:p w14:paraId="17EB8EB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uqBau lOqkau brahma#NAq sa~jji#tEqmau | tannOq nakSha#tra-maBiqjid vica#ShTAM |</w:t>
      </w:r>
    </w:p>
    <w:p w14:paraId="42CE727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tasmi#n vaqyaM pRuta#nAq ssaMja#yEma | tannO# dEqvAsOq anu#jAnantuq kAma$M || </w:t>
      </w:r>
    </w:p>
    <w:p w14:paraId="05095E3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brahma#NEq svAhA# &amp;BiqjitEq svAhA$ | </w:t>
      </w:r>
    </w:p>
    <w:p w14:paraId="536F9BC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braqhmaqlOqkAyaq svAhAq &amp;Biji#tyaiq svAhA$ || 21</w:t>
      </w:r>
    </w:p>
    <w:p w14:paraId="7BB6EAB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(aBijit nakShatra dEvatAyai brahmaNE namaH)</w:t>
      </w:r>
    </w:p>
    <w:p w14:paraId="33566F4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F6DA4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22.nakShatraM - SravaNaM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</w:p>
    <w:p w14:paraId="3A2051B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SRuqNvanti# SrOqNA-maqmRuta#sya gOqpAM | puNyA#masyAq upa#SRuNOmiq vAca$M | </w:t>
      </w:r>
    </w:p>
    <w:p w14:paraId="04ECED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maqhIM dEqvIM ~MviShNu#patnI majUqryAM | praqtIcI# mEnA(gm) haqviShA# yajAmaH | </w:t>
      </w:r>
    </w:p>
    <w:p w14:paraId="1062C41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trEqdhA viShNu#-rurugAqyO vica#kramE | maqhIM divaM# pRuthiqvI-maqntari#kShaM |</w:t>
      </w:r>
    </w:p>
    <w:p w14:paraId="3808ABB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tacCrOqNaitiq Srava#-iqcCamA#nA | </w:t>
      </w:r>
    </w:p>
    <w:p w14:paraId="3FAFBE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puNyaq(gg)q SlOkaMq ~Myaja#mAnAya kRuNvaqtI || </w:t>
      </w:r>
    </w:p>
    <w:p w14:paraId="54300C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viShNa#vEq svAhA$ SrOqNAyaiq svAhA$ | </w:t>
      </w:r>
    </w:p>
    <w:p w14:paraId="52514D8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SlOkA#yaq svAhA$ SruqtAyaq svAhA$ || 22 </w:t>
      </w:r>
    </w:p>
    <w:p w14:paraId="1418330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(SravaNa nakShatra dEvatAyai viShNavE namaH)</w:t>
      </w:r>
    </w:p>
    <w:p w14:paraId="7F6B28A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02771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23.nakShatraM - SraviShTA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729F75A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aqShTau dEqvA vasa#vassOqmyAsaH# | cata#srO dEqvI raqjarAqH Sravi#ShThAH | </w:t>
      </w:r>
    </w:p>
    <w:p w14:paraId="6A71B9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yaqj~jaM pA$ntuq raja#saH paqrastA$t | saqm~MvaqthsaqrINa#-maqmRuta(gg)# svaqsti | </w:t>
      </w:r>
    </w:p>
    <w:p w14:paraId="27D6D2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yaqj~jaM naH# pAntuq vasa#vaH puqrastA$t | daqkShiqNaqtO#-&amp;Biya#ntuq Sravi#ShThAH | </w:t>
      </w:r>
    </w:p>
    <w:p w14:paraId="775EA02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puNyaqnnakSha#tramaqBi sam~Mvi#SAma | mA nOq arA#ti-raqGaSaq(gm)q sAgann# || </w:t>
      </w:r>
    </w:p>
    <w:p w14:paraId="0431F02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vasu#Byaq ssvAhAq Sravi#ShThAByaq ssvAhA$ | </w:t>
      </w:r>
    </w:p>
    <w:p w14:paraId="0AD7AE4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agrA#yaq svAhAq parI$tyaiq svAhA$ || 23</w:t>
      </w:r>
    </w:p>
    <w:p w14:paraId="0F4517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(SraviShTA nakShatra dEvatAyai vasuByO namaH)</w:t>
      </w:r>
    </w:p>
    <w:p w14:paraId="68B10C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353E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24.nakShatraM - SataBiShak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74A6F83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kShaqtrasyaq rAjAq varu#NO&amp;dhirAqjaH | nakSha#trANA(gm) SaqtaBi#Shaqg vasi#ShThaH | </w:t>
      </w:r>
    </w:p>
    <w:p w14:paraId="448D1BE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tau dEqvEByaH# kRuNutO dIqrGamAyuH# | Saqta(gm) saqhasrA# BEShaqjAni# dhattaH | yaqj~jannOq rAjAq varu#Naq upa#yAtu | tannOq viSvE# aqBisam~Mya#ntu dEqvAH | tannOq nakSha#tra(gm) SaqtaBi#Shag juShAqNaM | dIqrGamAyuqH prati#rad BEShaqjAni# || </w:t>
      </w:r>
    </w:p>
    <w:p w14:paraId="7473BF6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varu#NAyaq svAhA# SaqtaBi#ShajEq svAhA$ | </w:t>
      </w:r>
    </w:p>
    <w:p w14:paraId="1783FB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BEqShaqjEByaq ssvAhA$ || 24 </w:t>
      </w:r>
    </w:p>
    <w:p w14:paraId="3D5C4EA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(SataBiShak nakShatra dEvatAyai varuNAya namaH)</w:t>
      </w:r>
    </w:p>
    <w:p w14:paraId="19425F3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4AC4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25.nakShatraM - pUrvaprOShThapadA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2967ED9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aqja Eka#pAq-duda#gAt puqrastA$t | viSvA# BUqtAni# pratiq mOda#mAnaH | tasya# dEqvAH pra#saqvaM ~Mya#ntiq sarvE$ | prOqShThaqpaqdAsO# aqmRuta#sya gOqpAH | viqBrAja#mAna-ssamidhAqna uqgraH | A&amp;ntari#kSha-maruhaqda-gaqndyAM | </w:t>
      </w:r>
    </w:p>
    <w:p w14:paraId="1311FA3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ta(gm) sUrya#M dEqva-maqjamEka#pAdaM | prOqShThaqpaqdAsOq anu#yantiq sarvE$ || </w:t>
      </w:r>
    </w:p>
    <w:p w14:paraId="33B9EE32" w14:textId="77777777" w:rsidR="002A61EF" w:rsidRDefault="002A61EF" w:rsidP="002A61EF">
      <w:pPr>
        <w:pStyle w:val="NoSpacing"/>
        <w:rPr>
          <w:lang w:bidi="hi-IN"/>
        </w:rPr>
      </w:pPr>
    </w:p>
    <w:p w14:paraId="7EF3CD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aqjAyaika#padEq svAhA$ prOShThapaqdEByaq ssvAhA$ | tEja#sEq svAhA$ brahmavarcaqsAyaq svAhA$ || 25 </w:t>
      </w:r>
    </w:p>
    <w:p w14:paraId="6A218EC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(pUrvaprOShThapadA nakShatra dEvatAyai ajAya EkapadE namaH)</w:t>
      </w:r>
    </w:p>
    <w:p w14:paraId="24708D5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EA286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26.nakShatraM - uttaraprOShThapadA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0E1CD84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ahi# rbuqddhniyaqH pratha#mAna Eti | SrEShThO# dEqvAnA#muqta mAnu#ShANAM | </w:t>
      </w:r>
    </w:p>
    <w:p w14:paraId="03A2D67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taM brA$hmaqNA-ssO#maqpA-ssOqmyAsaH# | prOqShThaqpaqdAsO# aqBira#kShantiq sarvE$ | </w:t>
      </w:r>
    </w:p>
    <w:p w14:paraId="190B756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caqtvAraq Eka#maqBi karma# dEqvAH | prOqShThaqpaqdAsaq itiq yAn. vada#nti | </w:t>
      </w:r>
    </w:p>
    <w:p w14:paraId="67A454F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buqddhaniyaM# pariqShadya(gg)# stuqvantaH# | ahi(gm)# rakShantiq nama#sOpaqsadya# || </w:t>
      </w:r>
    </w:p>
    <w:p w14:paraId="265BC84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aha#yE buqdhniyA#yaq svAhA$ prOShThapaqdEByaq ssvAhA$ | paqtiqShThAyaiq svAhA$ || 26 </w:t>
      </w:r>
    </w:p>
    <w:p w14:paraId="2A1EB8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(uttaraprOShThapadA nakShatra dEvatAyai ahayE budhniyAya namaH)</w:t>
      </w:r>
    </w:p>
    <w:p w14:paraId="7791A63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27.nakShatraM - rEvatI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29A2349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pUqShA rEqvatyanvE#tiq panthA$M | puqShTiqpatI# paSuqpA vAja#bastyau | iqmAni# haqvyA praya#tA juShAqNA | suqgairnOq yAnaiqrupa#yAtAM ~Myaqj~jaM | </w:t>
      </w:r>
    </w:p>
    <w:p w14:paraId="4EC87014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kShuqdrAn paqSUn ra#kShatu rEqvatI# naH | gAvO# nOq aSvAq(gm)q anvE#tu pUqShA | annaq(gm)q rakSha#ntau bahuqqdhA virU#paM | vAja(gm)# sanutAMq ~Myaja#mAnAya yaqj~jaM || </w:t>
      </w:r>
    </w:p>
    <w:p w14:paraId="7A80865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pUqShNE svAhA# rEqvatyaiq svAhA$ | </w:t>
      </w:r>
    </w:p>
    <w:p w14:paraId="2FAE474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paqSuByaq ssvAhA$ || 27 </w:t>
      </w:r>
    </w:p>
    <w:p w14:paraId="4BF0D43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(rEvatI nakShatra dEvatAyai pUShNE namaH)</w:t>
      </w:r>
    </w:p>
    <w:p w14:paraId="7109497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5563F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 nakShatraM - aSvinI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42E95BB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tadaqSvinA#-vaSvaqyujOpa#yAtAM | SuBaq~ggami#ShThau suqyamE#BiqraSvai$H | </w:t>
      </w:r>
    </w:p>
    <w:p w14:paraId="0D714D69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svannakSha#tra(gm) haqviShAq yaja#ntau | </w:t>
      </w:r>
    </w:p>
    <w:p w14:paraId="4EB3704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madhvAq saMpRu#ktauq yaju#ShAq sama#ktau | </w:t>
      </w:r>
    </w:p>
    <w:p w14:paraId="54E6A03E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yau dEqvAnA$M BiqShajau# havyavAqhau | </w:t>
      </w:r>
    </w:p>
    <w:p w14:paraId="2E9E459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viSva#sya dUqtA-vaqmRuta#sya gOqpau | </w:t>
      </w:r>
    </w:p>
    <w:p w14:paraId="08DF736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tau nakSha#traM-jujuShAqNO-pa#yAtAM | namOq&amp;SviByAM$ kRuNumO-&amp;SvaqyugByA$M || </w:t>
      </w:r>
    </w:p>
    <w:p w14:paraId="7F5A812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aqSviByAq(gg)q svAhA$ &amp;SvaqyugByAq(gg)q svAhA $| </w:t>
      </w:r>
    </w:p>
    <w:p w14:paraId="4E193CA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SrOtrA#yaq svAhAq Srutyaiq svAhA$ || 28</w:t>
      </w:r>
    </w:p>
    <w:p w14:paraId="3938FF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(aSvinI nakShatra dEvatAyai aSviByAM namaH)</w:t>
      </w:r>
    </w:p>
    <w:p w14:paraId="5AAFB99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7047C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29.nakShatraM - apaBaraNI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487F4ACE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apa# pAqpmAnaMq Bara#NIr Barantu | </w:t>
      </w:r>
    </w:p>
    <w:p w14:paraId="566597A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tad yaqmO rAjAq Baga#vAqnq. vica#ShTAM | </w:t>
      </w:r>
    </w:p>
    <w:p w14:paraId="1278B5B2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lOqkasyaq rAjA# mahaqtO maqhAn. hi | </w:t>
      </w:r>
    </w:p>
    <w:p w14:paraId="3BDF2C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suqgannaqH panthAqmaBa#yaM kRuNOtu | </w:t>
      </w:r>
    </w:p>
    <w:p w14:paraId="7BAAE0DD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yasmiqn nakSha#trE yaqma Etiq rAjA$ | </w:t>
      </w:r>
    </w:p>
    <w:p w14:paraId="65818A2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yasmi#nnEna-maqByaShiM#canta dEqvAH |</w:t>
      </w:r>
    </w:p>
    <w:p w14:paraId="359EBEFC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tada#sya ciqtra(gm) haqviShA# yajAma | </w:t>
      </w:r>
    </w:p>
    <w:p w14:paraId="26118CD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apa# pAqpmAnaMq Bara#NIr Barantu || </w:t>
      </w:r>
    </w:p>
    <w:p w14:paraId="0A54A59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yaqmAyaq svAhA# &amp;paqBara#NIByaq ssvAhA$ | </w:t>
      </w:r>
    </w:p>
    <w:p w14:paraId="6C606B8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rAqjyAyaq svAhAq &amp;Biji#tyaiq svAhA$ || 29 </w:t>
      </w:r>
    </w:p>
    <w:p w14:paraId="4A09778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(apaBaraNI nakShatra dEvatAyai yamAya namaH)</w:t>
      </w:r>
    </w:p>
    <w:p w14:paraId="683A4D8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BD20B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30.amAvAsi</w:t>
      </w:r>
    </w:p>
    <w:p w14:paraId="359BE8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niqvESa#nI saq~ggama#nIq vasU#nAMq ~MviSvA# rUqpANiq vasU$nyA-vEqSaya#ntI | saqhaqsraqpOqSha(gm) suqBagAq rarA#NAq sA naq Agaqn varca#sA sam~MvidAqnA | yattE# dEqvA ada#dhur BAgaqdhEyaq-mamA#vAsyE saqm~Mvasa#ntO mahiqtvA | sA nO# yaqj~jaM pi#pRuhi viSvavArE raqyinnO# dhEhi suBagE suqvIraM$ || </w:t>
      </w:r>
    </w:p>
    <w:p w14:paraId="392C1FE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aqmaqvAqsyA#yaiq svAhAq kAmA#yaq svAhA &amp;&amp;ga#tyaiq svAhA$ || 30</w:t>
      </w:r>
    </w:p>
    <w:p w14:paraId="6CCFB3E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(amAvAsyai namaH)</w:t>
      </w:r>
    </w:p>
    <w:p w14:paraId="7735BBD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7360E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31.candramA</w:t>
      </w:r>
    </w:p>
    <w:p w14:paraId="5C5929E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navO# navO Bavatiq jAya#mAqnO&amp;hnA$M kEqtu-ruqShasA# mEqtyagrE$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BAqgaM dEqvEByOq vida#dhAtyAqyan pracaqndramA$stirati dIqrGamAyu#H |</w:t>
      </w:r>
    </w:p>
    <w:p w14:paraId="63A94E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yamA#diqtyA aq(gm)qSumA$pyAqyaya#ntiq yamakShi#taq-makShi#tayaqH piba#nti |</w:t>
      </w:r>
    </w:p>
    <w:p w14:paraId="712D891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tEna# nOq rAjAq varu#NOq bRuhaqspatiq rApyA#yayantuq Buva#nasya gOqpAH || </w:t>
      </w:r>
    </w:p>
    <w:p w14:paraId="7AF1C64B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caqndrama#sEq svAhA$ pratIqdRuSyA#yaiq svAhA$ | </w:t>
      </w:r>
    </w:p>
    <w:p w14:paraId="28512442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aqhOqrAqtrEByaq ssvAhA$-&amp;rddhamAqsEByaqssvAhA$ |</w:t>
      </w:r>
    </w:p>
    <w:p w14:paraId="4BE8B8F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mAsE$Byaq ssvAhaqrtuByaq ssvAhA$ | saqvaM~MqthsaqrAyaq svAhA$ || 31</w:t>
      </w:r>
    </w:p>
    <w:p w14:paraId="3A0BBB8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(candramasE namaH)</w:t>
      </w:r>
    </w:p>
    <w:p w14:paraId="6F26434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EF995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32. ahO rAtrI</w:t>
      </w:r>
    </w:p>
    <w:p w14:paraId="67DB62D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yE virU#pEq sama#nasA saqm~Mvyaya#ntI | saqmAqnaM tantuM# paritA-taqnAtE$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viqBU praqBU a#nuqBU viqSvatO# huvE | tE nOq nakSha#trEq havaqmAga#mEtaM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vaqyaM dEqvI brahma#NA sam~MvidAqnAH | suqratnA#sO dEqvavI#tiMq dadhA#nAH | aqhOqrAqtrE haqviShA# vaqrddhaya#ntaH | ati# pAqpmAnaq-mati#muktyA gamEma || </w:t>
      </w:r>
    </w:p>
    <w:p w14:paraId="666AEA8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ahnEq svAhAq rAtri#yaiq svAhA$ | </w:t>
      </w:r>
    </w:p>
    <w:p w14:paraId="2EB5226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ati#muktyaiq svAhA$ || 32</w:t>
      </w:r>
    </w:p>
    <w:p w14:paraId="75F4A01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(ahO rAtrAByAM namaH)</w:t>
      </w:r>
    </w:p>
    <w:p w14:paraId="44AE0BF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40EB1F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33. uShA</w:t>
      </w:r>
    </w:p>
    <w:p w14:paraId="22CE2E6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pratyu#va dRuSyAyaqtI | vyuqcCantI# duhiqtA diqvaH | </w:t>
      </w:r>
    </w:p>
    <w:p w14:paraId="5AD68E1D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aqpO maqhI vRu#NutEq cakShu#ShA | tamOq jyOti#Sh-kRuNOti sUqnarI$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uduq striyA$ssacatEq sUrya#H | </w:t>
      </w:r>
    </w:p>
    <w:p w14:paraId="7416DBED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 cA# uqdyannakSha#tra marciqmat |</w:t>
      </w:r>
    </w:p>
    <w:p w14:paraId="2C001ACB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tavE du#ShOq vyuShiq sUrya#sya ca | </w:t>
      </w:r>
    </w:p>
    <w:p w14:paraId="1B10B5CA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saMBaqktEna# gamEmahi || </w:t>
      </w:r>
    </w:p>
    <w:p w14:paraId="6B1ACA4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uqShasEq svAhAq vyu#ShTyaiq svAhA$ | </w:t>
      </w:r>
    </w:p>
    <w:p w14:paraId="7DCE824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vyUqShuShyaiq svAhA$ vyuqcCantyaiq svAhA$ | </w:t>
      </w:r>
    </w:p>
    <w:p w14:paraId="76687CB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vyu#ShTAyaiq svAhA$ || 33 </w:t>
      </w:r>
    </w:p>
    <w:p w14:paraId="2186394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(uShasE namaH)</w:t>
      </w:r>
    </w:p>
    <w:p w14:paraId="354F16F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6306C2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34. nakShatraH </w:t>
      </w:r>
    </w:p>
    <w:p w14:paraId="7AB1E20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tannOq nakSha#tra marciqmat | BAqnuqmattEja# uqcCara#t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upa# yaqj~jamiqhAga#mat | pranakSha#trAya dEqvAya# | indrAqyEndu(gm)# havAmahE | </w:t>
      </w:r>
    </w:p>
    <w:p w14:paraId="1538A918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na# ssaviqtA su#vath saqniM | </w:t>
      </w:r>
    </w:p>
    <w:p w14:paraId="39BBB81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puqShTiqdAM ~MvIqrava#ttamaM || </w:t>
      </w:r>
    </w:p>
    <w:p w14:paraId="719210EF" w14:textId="77777777" w:rsidR="002A61EF" w:rsidRDefault="002A61EF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A0A514" w14:textId="202514B3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nakSha#trAyaq svAhO#dEShya</w:t>
      </w:r>
      <w:r w:rsidR="00073A50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 xml:space="preserve">tE svAhA$ | </w:t>
      </w:r>
    </w:p>
    <w:p w14:paraId="2CE9944F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uqdyaqtE svAhO-di#tAyaq svAhA$ | </w:t>
      </w:r>
    </w:p>
    <w:p w14:paraId="17EB5C57" w14:textId="77777777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hara#sEq svAhAq Bara#sEq svAhA$ | </w:t>
      </w:r>
    </w:p>
    <w:p w14:paraId="3B422D94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BrAja#sEq svAhAq tEja#sEq svAhA$ | </w:t>
      </w:r>
    </w:p>
    <w:p w14:paraId="74DB548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tapa#sEq svAhA$ brahmavarcaqsAyaq svAhA$ || 34 </w:t>
      </w:r>
    </w:p>
    <w:p w14:paraId="1D4720CE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(nakShatrAya namaH)</w:t>
      </w:r>
    </w:p>
    <w:p w14:paraId="4CC23D4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B4A5D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35. sUryaH</w:t>
      </w:r>
    </w:p>
    <w:p w14:paraId="774B81B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uduqtyaM jAqtavE#dasaM dEqvaM ~Mva#hanti kEqtava#H | dRuqSE viSvA#yaq sUrya$M |</w:t>
      </w:r>
    </w:p>
    <w:p w14:paraId="26BC74C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ciqtraM dEqvAnAq muda#gAqdanI#kaMq cakShu#r miqtrasyaq varu#NasyAqgnEH | A&amp;prAq dyAvA#pRuqthivI aqntari#kShaqq sUrya# AqtmA jaga#tastaqsthuSha#Sca || </w:t>
      </w:r>
    </w:p>
    <w:p w14:paraId="26D8660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sUryA#yaq svAhAq nakSha#trEByaq ssvAhA$ | </w:t>
      </w:r>
    </w:p>
    <w:p w14:paraId="56CF312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paqtiqShThAyaiq svAhA$ || 35 </w:t>
      </w:r>
    </w:p>
    <w:p w14:paraId="659D5C6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(sUryAya namaH)</w:t>
      </w:r>
    </w:p>
    <w:p w14:paraId="60EE3D2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EACA5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36. aditiH</w:t>
      </w:r>
    </w:p>
    <w:p w14:paraId="306788F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adi#tirna uruShyaq-tvadi#tiqH Sarma# yacCatu | adi#tiH pAqtva(gm) ha#saH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maqhImUqShu mAqtara(gm)# suvraqtAnA#-mRuqtasyaq patnIq mava#sE huvEma |</w:t>
      </w:r>
    </w:p>
    <w:p w14:paraId="0EFE20DC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tuqviqkShaqtrA-maqjara#ntI murUqcI(gm) suqSarmA#Naq-madi#ti(gm) suqpraNI#tiM || </w:t>
      </w:r>
    </w:p>
    <w:p w14:paraId="463F431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adi#tyaiq svAhA$ pratiqShThAyaiq svAhA$ || 36 </w:t>
      </w:r>
    </w:p>
    <w:p w14:paraId="03FD481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(adityai namaH)</w:t>
      </w:r>
    </w:p>
    <w:p w14:paraId="26C3241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74C9E16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 viShNuH</w:t>
      </w:r>
    </w:p>
    <w:p w14:paraId="41598503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iqdaM ~MviShNuqr vica#kramE trEqdhA nida#dhE paqdaM | samU#Dhamasya pA(gm) suqrE |</w:t>
      </w:r>
    </w:p>
    <w:p w14:paraId="2250A7D2" w14:textId="0D69C77F" w:rsidR="002A61EF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pratadviShNu#</w:t>
      </w:r>
      <w:r w:rsidR="003903C3">
        <w:rPr>
          <w:color w:val="000000"/>
          <w:sz w:val="36"/>
          <w:szCs w:val="36"/>
          <w:lang w:bidi="hi-IN"/>
        </w:rPr>
        <w:t>s</w:t>
      </w:r>
      <w:r>
        <w:rPr>
          <w:color w:val="000000"/>
          <w:sz w:val="36"/>
          <w:szCs w:val="36"/>
          <w:lang w:bidi="hi-IN"/>
        </w:rPr>
        <w:t xml:space="preserve"> stavatE vIqryA#ya | </w:t>
      </w:r>
    </w:p>
    <w:p w14:paraId="0B42F41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mRuqgO na BIqmaH ku#caqrO gi#riqShThAH| </w:t>
      </w:r>
    </w:p>
    <w:p w14:paraId="2299DC5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yasyOqruShu# triqShu viqkrama#NEShu | adhi#kShiqyantiq Buva#nAniq viSvA$ || </w:t>
      </w:r>
    </w:p>
    <w:p w14:paraId="03A59C0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viShNa#vEq svAhA# yaqj~jAyaq svAhA$ | </w:t>
      </w:r>
    </w:p>
    <w:p w14:paraId="035F0CB7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praqtiqShThAyaiq svAhA$ || 37 (viShNavE namaH)</w:t>
      </w:r>
    </w:p>
    <w:p w14:paraId="707771FD" w14:textId="77777777" w:rsidR="00297214" w:rsidRDefault="00297214" w:rsidP="002A61EF">
      <w:pPr>
        <w:pStyle w:val="NoSpacing"/>
        <w:rPr>
          <w:lang w:bidi="hi-IN"/>
        </w:rPr>
      </w:pPr>
    </w:p>
    <w:p w14:paraId="315CE8E1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38. agniH</w:t>
      </w:r>
    </w:p>
    <w:p w14:paraId="545EBDD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aqgnir mUqrdhA diqvaH kaqkutpati#H pRuthiqvyA aqyaM | </w:t>
      </w:r>
    </w:p>
    <w:p w14:paraId="51A6444A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aqpA(</w:t>
      </w:r>
      <w:proofErr w:type="gramEnd"/>
      <w:r>
        <w:rPr>
          <w:color w:val="000000"/>
          <w:sz w:val="36"/>
          <w:szCs w:val="36"/>
          <w:lang w:bidi="hi-IN"/>
        </w:rPr>
        <w:t>gm) rEtA(gm)#si jinvati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BuvO# yaqj~jasyaq raja#saSca nEqtA yatrA# niqyudBiqH saca#sE </w:t>
      </w:r>
      <w:r w:rsidR="002A61EF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>SiqvABi#H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diqvi mUqrdhAnaM# dadhiShE suvaqrq.ShAM jiqhvAma#gnE cakRuShE havyaqvAha$M || (agnayE namaH) 38</w:t>
      </w:r>
    </w:p>
    <w:p w14:paraId="72969A87" w14:textId="77777777" w:rsidR="00297214" w:rsidRDefault="00297214" w:rsidP="002A61EF">
      <w:pPr>
        <w:pStyle w:val="NoSpacing"/>
        <w:rPr>
          <w:lang w:bidi="hi-IN"/>
        </w:rPr>
      </w:pPr>
    </w:p>
    <w:p w14:paraId="16B3307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39. anumata</w:t>
      </w:r>
    </w:p>
    <w:p w14:paraId="7357362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anu#nOq&amp;dyAnu#mati ryaqj~jaM dEqvEShu# manyatAM | </w:t>
      </w:r>
    </w:p>
    <w:p w14:paraId="73C51F60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aqgniSca# havyaqvAha#nOq Bava#tAM dAqSuShEq maya#H | anvida#numatEq tvaM manyA#saiq SaMca# naH kRudhi | kratvEq dakShA#ya nO hinuq praNaq AyU(gm)#Shi tAriShaH || (anumatyai namaH) 39</w:t>
      </w:r>
    </w:p>
    <w:p w14:paraId="6C51A27A" w14:textId="77777777" w:rsidR="00297214" w:rsidRDefault="00297214" w:rsidP="002A61EF">
      <w:pPr>
        <w:pStyle w:val="NoSpacing"/>
        <w:rPr>
          <w:lang w:bidi="hi-IN"/>
        </w:rPr>
      </w:pPr>
    </w:p>
    <w:p w14:paraId="12D32539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40. havyavAhaH (agniH)</w:t>
      </w:r>
    </w:p>
    <w:p w14:paraId="4947BBC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haqvyaqvAha#maBi-mAtiqShAha$M | raqkShOqhaNaMq pRuta#nAsu jiqShNuM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jyOti#ShmantaMq dIdya#taMq pura#ndhiM | aqgni(gg) svi#ShTaq kRutaqmA hu#vEma |</w:t>
      </w:r>
    </w:p>
    <w:p w14:paraId="5FFB5A05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svi#</w:t>
      </w:r>
      <w:proofErr w:type="gramEnd"/>
      <w:r>
        <w:rPr>
          <w:color w:val="000000"/>
          <w:sz w:val="36"/>
          <w:szCs w:val="36"/>
          <w:lang w:bidi="hi-IN"/>
        </w:rPr>
        <w:t>ShTa magnE aqBitat pRu#NAhi | viSvA# dEvaq pRuta#nA aqBiShya |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uqrunnaqH panthA$M pradiqSan viBA#hi | 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jyOti#ShmaddhEhyaq jara#nnaq AyuH# || </w:t>
      </w:r>
    </w:p>
    <w:p w14:paraId="48B94968" w14:textId="77777777" w:rsidR="00297214" w:rsidRDefault="00297214" w:rsidP="00297214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(agnayE namaH) 40</w:t>
      </w:r>
      <w:r w:rsidR="002A61EF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nakShatradEvatAByO namaH</w:t>
      </w:r>
    </w:p>
    <w:p w14:paraId="07420196" w14:textId="77777777" w:rsidR="0043594B" w:rsidRPr="00297214" w:rsidRDefault="00297214" w:rsidP="002A61EF">
      <w:pPr>
        <w:autoSpaceDE w:val="0"/>
        <w:autoSpaceDN w:val="0"/>
        <w:adjustRightInd w:val="0"/>
        <w:spacing w:after="0" w:line="240" w:lineRule="auto"/>
        <w:jc w:val="center"/>
      </w:pPr>
      <w:r>
        <w:rPr>
          <w:color w:val="000000"/>
          <w:sz w:val="36"/>
          <w:szCs w:val="36"/>
          <w:lang w:bidi="hi-IN"/>
        </w:rPr>
        <w:t>OM SAntiqH SAntiqH SAnti#H</w:t>
      </w:r>
    </w:p>
    <w:sectPr w:rsidR="0043594B" w:rsidRPr="00297214" w:rsidSect="00D21F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576" w:footer="576" w:gutter="0"/>
      <w:cols w:space="720"/>
      <w:noEndnote/>
      <w:titlePg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836DFE" w14:textId="77777777" w:rsidR="009B2977" w:rsidRDefault="009B2977" w:rsidP="00D21F08">
      <w:pPr>
        <w:spacing w:after="0" w:line="240" w:lineRule="auto"/>
      </w:pPr>
      <w:r>
        <w:separator/>
      </w:r>
    </w:p>
  </w:endnote>
  <w:endnote w:type="continuationSeparator" w:id="0">
    <w:p w14:paraId="0AF02CFB" w14:textId="77777777" w:rsidR="009B2977" w:rsidRDefault="009B2977" w:rsidP="00D21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94DAA6" w14:textId="77777777" w:rsidR="00D21F08" w:rsidRPr="00D21F08" w:rsidRDefault="00D21F08" w:rsidP="00D21F08">
    <w:pPr>
      <w:pStyle w:val="Footer"/>
      <w:pBdr>
        <w:top w:val="single" w:sz="4" w:space="1" w:color="auto"/>
      </w:pBdr>
      <w:jc w:val="right"/>
      <w:rPr>
        <w:b/>
        <w:bCs/>
        <w:sz w:val="28"/>
        <w:szCs w:val="28"/>
      </w:rPr>
    </w:pPr>
    <w:r w:rsidRPr="00D21F08">
      <w:rPr>
        <w:b/>
        <w:bCs/>
        <w:sz w:val="28"/>
        <w:szCs w:val="28"/>
      </w:rPr>
      <w:t xml:space="preserve">                         www.vedavms.in                          Page </w:t>
    </w:r>
    <w:r w:rsidRPr="00D21F08">
      <w:rPr>
        <w:b/>
        <w:bCs/>
        <w:sz w:val="28"/>
        <w:szCs w:val="28"/>
      </w:rPr>
      <w:fldChar w:fldCharType="begin"/>
    </w:r>
    <w:r w:rsidRPr="00D21F08">
      <w:rPr>
        <w:b/>
        <w:bCs/>
        <w:sz w:val="28"/>
        <w:szCs w:val="28"/>
      </w:rPr>
      <w:instrText xml:space="preserve"> PAGE  \* Arabic  \* MERGEFORMAT </w:instrText>
    </w:r>
    <w:r w:rsidRPr="00D21F08">
      <w:rPr>
        <w:b/>
        <w:bCs/>
        <w:sz w:val="28"/>
        <w:szCs w:val="28"/>
      </w:rPr>
      <w:fldChar w:fldCharType="separate"/>
    </w:r>
    <w:r w:rsidR="007350B2">
      <w:rPr>
        <w:b/>
        <w:bCs/>
        <w:noProof/>
        <w:sz w:val="28"/>
        <w:szCs w:val="28"/>
      </w:rPr>
      <w:t>68</w:t>
    </w:r>
    <w:r w:rsidRPr="00D21F08">
      <w:rPr>
        <w:b/>
        <w:bCs/>
        <w:sz w:val="28"/>
        <w:szCs w:val="28"/>
      </w:rPr>
      <w:fldChar w:fldCharType="end"/>
    </w:r>
    <w:r w:rsidRPr="00D21F08">
      <w:rPr>
        <w:b/>
        <w:bCs/>
        <w:sz w:val="28"/>
        <w:szCs w:val="28"/>
      </w:rPr>
      <w:t xml:space="preserve"> of </w:t>
    </w:r>
    <w:r w:rsidRPr="00D21F08">
      <w:rPr>
        <w:b/>
        <w:bCs/>
        <w:sz w:val="28"/>
        <w:szCs w:val="28"/>
      </w:rPr>
      <w:fldChar w:fldCharType="begin"/>
    </w:r>
    <w:r w:rsidRPr="00D21F08">
      <w:rPr>
        <w:b/>
        <w:bCs/>
        <w:sz w:val="28"/>
        <w:szCs w:val="28"/>
      </w:rPr>
      <w:instrText xml:space="preserve"> NUMPAGES  \* Arabic  \* MERGEFORMAT </w:instrText>
    </w:r>
    <w:r w:rsidRPr="00D21F08">
      <w:rPr>
        <w:b/>
        <w:bCs/>
        <w:sz w:val="28"/>
        <w:szCs w:val="28"/>
      </w:rPr>
      <w:fldChar w:fldCharType="separate"/>
    </w:r>
    <w:r w:rsidR="007350B2">
      <w:rPr>
        <w:b/>
        <w:bCs/>
        <w:noProof/>
        <w:sz w:val="28"/>
        <w:szCs w:val="28"/>
      </w:rPr>
      <w:t>84</w:t>
    </w:r>
    <w:r w:rsidRPr="00D21F08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C11E4A" w14:textId="77777777" w:rsidR="00D21F08" w:rsidRDefault="00D21F08" w:rsidP="00D21F08">
    <w:pPr>
      <w:pStyle w:val="Footer"/>
      <w:pBdr>
        <w:top w:val="single" w:sz="4" w:space="1" w:color="auto"/>
      </w:pBdr>
      <w:jc w:val="right"/>
    </w:pPr>
    <w:r w:rsidRPr="00D21F08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>@gmail</w:t>
    </w:r>
    <w:r w:rsidRPr="00D21F08">
      <w:rPr>
        <w:b/>
        <w:bCs/>
        <w:sz w:val="28"/>
        <w:szCs w:val="28"/>
      </w:rPr>
      <w:t>.</w:t>
    </w:r>
    <w:r>
      <w:rPr>
        <w:b/>
        <w:bCs/>
        <w:sz w:val="28"/>
        <w:szCs w:val="28"/>
      </w:rPr>
      <w:t>com</w:t>
    </w:r>
    <w:r w:rsidRPr="00D21F08">
      <w:rPr>
        <w:b/>
        <w:bCs/>
        <w:sz w:val="28"/>
        <w:szCs w:val="28"/>
      </w:rPr>
      <w:t xml:space="preserve">                          Page </w:t>
    </w:r>
    <w:r w:rsidRPr="00D21F08">
      <w:rPr>
        <w:b/>
        <w:bCs/>
        <w:sz w:val="28"/>
        <w:szCs w:val="28"/>
      </w:rPr>
      <w:fldChar w:fldCharType="begin"/>
    </w:r>
    <w:r w:rsidRPr="00D21F08">
      <w:rPr>
        <w:b/>
        <w:bCs/>
        <w:sz w:val="28"/>
        <w:szCs w:val="28"/>
      </w:rPr>
      <w:instrText xml:space="preserve"> PAGE  \* Arabic  \* MERGEFORMAT </w:instrText>
    </w:r>
    <w:r w:rsidRPr="00D21F08">
      <w:rPr>
        <w:b/>
        <w:bCs/>
        <w:sz w:val="28"/>
        <w:szCs w:val="28"/>
      </w:rPr>
      <w:fldChar w:fldCharType="separate"/>
    </w:r>
    <w:r w:rsidR="007350B2">
      <w:rPr>
        <w:b/>
        <w:bCs/>
        <w:noProof/>
        <w:sz w:val="28"/>
        <w:szCs w:val="28"/>
      </w:rPr>
      <w:t>69</w:t>
    </w:r>
    <w:r w:rsidRPr="00D21F08">
      <w:rPr>
        <w:b/>
        <w:bCs/>
        <w:sz w:val="28"/>
        <w:szCs w:val="28"/>
      </w:rPr>
      <w:fldChar w:fldCharType="end"/>
    </w:r>
    <w:r w:rsidRPr="00D21F08">
      <w:rPr>
        <w:b/>
        <w:bCs/>
        <w:sz w:val="28"/>
        <w:szCs w:val="28"/>
      </w:rPr>
      <w:t xml:space="preserve"> of </w:t>
    </w:r>
    <w:r w:rsidRPr="00D21F08">
      <w:rPr>
        <w:b/>
        <w:bCs/>
        <w:sz w:val="28"/>
        <w:szCs w:val="28"/>
      </w:rPr>
      <w:fldChar w:fldCharType="begin"/>
    </w:r>
    <w:r w:rsidRPr="00D21F08">
      <w:rPr>
        <w:b/>
        <w:bCs/>
        <w:sz w:val="28"/>
        <w:szCs w:val="28"/>
      </w:rPr>
      <w:instrText xml:space="preserve"> NUMPAGES  \* Arabic  \* MERGEFORMAT </w:instrText>
    </w:r>
    <w:r w:rsidRPr="00D21F08">
      <w:rPr>
        <w:b/>
        <w:bCs/>
        <w:sz w:val="28"/>
        <w:szCs w:val="28"/>
      </w:rPr>
      <w:fldChar w:fldCharType="separate"/>
    </w:r>
    <w:r w:rsidR="007350B2">
      <w:rPr>
        <w:b/>
        <w:bCs/>
        <w:noProof/>
        <w:sz w:val="28"/>
        <w:szCs w:val="28"/>
      </w:rPr>
      <w:t>84</w:t>
    </w:r>
    <w:r w:rsidRPr="00D21F08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D14B00" w14:textId="77777777" w:rsidR="00D21F08" w:rsidRPr="00D21F08" w:rsidRDefault="00D21F08" w:rsidP="00D21F08">
    <w:pPr>
      <w:pStyle w:val="Footer"/>
      <w:pBdr>
        <w:top w:val="single" w:sz="4" w:space="1" w:color="auto"/>
      </w:pBdr>
      <w:jc w:val="right"/>
      <w:rPr>
        <w:b/>
        <w:bCs/>
      </w:rPr>
    </w:pPr>
    <w:r w:rsidRPr="00D21F08">
      <w:rPr>
        <w:b/>
        <w:bCs/>
      </w:rPr>
      <w:t xml:space="preserve">Version 0.1 </w:t>
    </w:r>
    <w:r w:rsidRPr="00D21F08">
      <w:rPr>
        <w:b/>
        <w:bCs/>
      </w:rPr>
      <w:tab/>
      <w:t xml:space="preserve">  </w:t>
    </w:r>
    <w:r>
      <w:rPr>
        <w:b/>
        <w:bCs/>
      </w:rPr>
      <w:t xml:space="preserve">                                                    </w:t>
    </w:r>
    <w:r w:rsidRPr="00D21F08">
      <w:rPr>
        <w:b/>
        <w:bCs/>
      </w:rPr>
      <w:t>January 31,2020</w:t>
    </w:r>
    <w:r w:rsidRPr="00D21F08">
      <w:rPr>
        <w:b/>
        <w:bCs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FC5442" w14:textId="77777777" w:rsidR="009B2977" w:rsidRDefault="009B2977" w:rsidP="00D21F08">
      <w:pPr>
        <w:spacing w:after="0" w:line="240" w:lineRule="auto"/>
      </w:pPr>
      <w:r>
        <w:separator/>
      </w:r>
    </w:p>
  </w:footnote>
  <w:footnote w:type="continuationSeparator" w:id="0">
    <w:p w14:paraId="3B1F6CBD" w14:textId="77777777" w:rsidR="009B2977" w:rsidRDefault="009B2977" w:rsidP="00D21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451D01" w14:textId="77777777" w:rsidR="00D21F08" w:rsidRPr="00D21F08" w:rsidRDefault="00D21F08" w:rsidP="00D21F08">
    <w:pPr>
      <w:pStyle w:val="Header"/>
      <w:pBdr>
        <w:bottom w:val="single" w:sz="4" w:space="1" w:color="auto"/>
      </w:pBdr>
      <w:jc w:val="right"/>
      <w:rPr>
        <w:b/>
        <w:bCs/>
        <w:sz w:val="24"/>
        <w:szCs w:val="24"/>
      </w:rPr>
    </w:pPr>
    <w:r w:rsidRPr="00D21F08">
      <w:rPr>
        <w:b/>
        <w:bCs/>
        <w:sz w:val="24"/>
        <w:szCs w:val="24"/>
      </w:rPr>
      <w:t>Udaka Shanti Baraha Coding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6BD6B2" w14:textId="77777777" w:rsidR="00D21F08" w:rsidRDefault="00D21F08" w:rsidP="00D21F08">
    <w:pPr>
      <w:pStyle w:val="Header"/>
      <w:pBdr>
        <w:bottom w:val="single" w:sz="4" w:space="1" w:color="auto"/>
      </w:pBdr>
      <w:jc w:val="right"/>
    </w:pPr>
    <w:r w:rsidRPr="00D21F08">
      <w:rPr>
        <w:b/>
        <w:bCs/>
        <w:sz w:val="24"/>
        <w:szCs w:val="24"/>
      </w:rPr>
      <w:t>Udaka Shanti Baraha Coding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53837" w14:textId="77777777" w:rsidR="00D21F08" w:rsidRPr="00D21F08" w:rsidRDefault="00D21F08" w:rsidP="00D21F08">
    <w:pPr>
      <w:pStyle w:val="Header"/>
      <w:pBdr>
        <w:bottom w:val="single" w:sz="4" w:space="1" w:color="auto"/>
      </w:pBdr>
      <w:jc w:val="center"/>
      <w:rPr>
        <w:b/>
        <w:bCs/>
      </w:rPr>
    </w:pPr>
    <w:r w:rsidRPr="00D21F08">
      <w:rPr>
        <w:b/>
        <w:bCs/>
      </w:rPr>
      <w:t>Udaka Shanti – Baraha Coding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574F42"/>
    <w:multiLevelType w:val="hybridMultilevel"/>
    <w:tmpl w:val="DE924620"/>
    <w:lvl w:ilvl="0" w:tplc="A8E6112C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ea7468bf3cfe2d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grammar="clean"/>
  <w:trackRevisions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214"/>
    <w:rsid w:val="00073A50"/>
    <w:rsid w:val="00171EB3"/>
    <w:rsid w:val="00183EB2"/>
    <w:rsid w:val="001B542F"/>
    <w:rsid w:val="002821E0"/>
    <w:rsid w:val="00293892"/>
    <w:rsid w:val="00297214"/>
    <w:rsid w:val="002A61EF"/>
    <w:rsid w:val="002E4E03"/>
    <w:rsid w:val="003903C3"/>
    <w:rsid w:val="003930B6"/>
    <w:rsid w:val="0041751E"/>
    <w:rsid w:val="0043594B"/>
    <w:rsid w:val="0047132F"/>
    <w:rsid w:val="004B4507"/>
    <w:rsid w:val="00514DE0"/>
    <w:rsid w:val="005202ED"/>
    <w:rsid w:val="00561F64"/>
    <w:rsid w:val="00570ADF"/>
    <w:rsid w:val="00577314"/>
    <w:rsid w:val="00725D97"/>
    <w:rsid w:val="007350B2"/>
    <w:rsid w:val="00775B29"/>
    <w:rsid w:val="007A10F0"/>
    <w:rsid w:val="007B3D73"/>
    <w:rsid w:val="007F5E05"/>
    <w:rsid w:val="00882595"/>
    <w:rsid w:val="00897A9D"/>
    <w:rsid w:val="008B1F62"/>
    <w:rsid w:val="00935384"/>
    <w:rsid w:val="009B2977"/>
    <w:rsid w:val="00A41AE7"/>
    <w:rsid w:val="00A70455"/>
    <w:rsid w:val="00A747DC"/>
    <w:rsid w:val="00AD1CDC"/>
    <w:rsid w:val="00B16CF5"/>
    <w:rsid w:val="00B27EB4"/>
    <w:rsid w:val="00B51F25"/>
    <w:rsid w:val="00B951A8"/>
    <w:rsid w:val="00C66BB4"/>
    <w:rsid w:val="00D0207A"/>
    <w:rsid w:val="00D21F08"/>
    <w:rsid w:val="00E2102B"/>
    <w:rsid w:val="00E21706"/>
    <w:rsid w:val="00E578AA"/>
    <w:rsid w:val="00E70168"/>
    <w:rsid w:val="00EC5C16"/>
    <w:rsid w:val="00ED26A2"/>
    <w:rsid w:val="00EF2198"/>
    <w:rsid w:val="00F40F69"/>
    <w:rsid w:val="00F5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0AF03"/>
  <w15:chartTrackingRefBased/>
  <w15:docId w15:val="{919D849B-0E92-446C-8CF2-87B2F3C0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7214"/>
    <w:rPr>
      <w:rFonts w:ascii="Arial" w:hAnsi="Arial" w:cs="Arial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1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F08"/>
    <w:rPr>
      <w:rFonts w:ascii="Arial" w:hAnsi="Arial" w:cs="Arial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D21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F08"/>
    <w:rPr>
      <w:rFonts w:ascii="Arial" w:hAnsi="Arial" w:cs="Arial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21F08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1B542F"/>
    <w:pPr>
      <w:spacing w:after="0" w:line="240" w:lineRule="auto"/>
    </w:pPr>
    <w:rPr>
      <w:rFonts w:ascii="Arial" w:hAnsi="Arial" w:cs="Arial"/>
      <w:sz w:val="32"/>
      <w:szCs w:val="32"/>
    </w:rPr>
  </w:style>
  <w:style w:type="paragraph" w:styleId="ListParagraph">
    <w:name w:val="List Paragraph"/>
    <w:basedOn w:val="Normal"/>
    <w:uiPriority w:val="34"/>
    <w:qFormat/>
    <w:rsid w:val="00AD1CDC"/>
    <w:pPr>
      <w:ind w:left="720"/>
      <w:contextualSpacing/>
    </w:pPr>
    <w:rPr>
      <w:rFonts w:ascii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C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C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E5097-2142-47B1-B842-6E72B6505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84</Pages>
  <Words>13554</Words>
  <Characters>77260</Characters>
  <Application>Microsoft Office Word</Application>
  <DocSecurity>0</DocSecurity>
  <Lines>643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90633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46</cp:revision>
  <dcterms:created xsi:type="dcterms:W3CDTF">2020-01-12T17:10:00Z</dcterms:created>
  <dcterms:modified xsi:type="dcterms:W3CDTF">2026-09-20T09:56:00Z</dcterms:modified>
</cp:coreProperties>
</file>